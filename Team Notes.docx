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r146eapdw0hp" w:id="0"/>
      <w:bookmarkEnd w:id="0"/>
      <w:r w:rsidDel="00000000" w:rsidR="00000000" w:rsidRPr="00000000">
        <w:rPr>
          <w:rtl w:val="0"/>
        </w:rPr>
        <w:t xml:space="preserve">Team Notes</w:t>
      </w:r>
    </w:p>
    <w:p w:rsidR="00000000" w:rsidDel="00000000" w:rsidP="00000000" w:rsidRDefault="00000000" w:rsidRPr="00000000" w14:paraId="00000002">
      <w:pPr>
        <w:ind w:left="0" w:firstLine="0"/>
        <w:rPr>
          <w:b w:val="1"/>
        </w:rPr>
      </w:pPr>
      <w:r w:rsidDel="00000000" w:rsidR="00000000" w:rsidRPr="00000000">
        <w:rPr>
          <w:b w:val="1"/>
          <w:rtl w:val="0"/>
        </w:rPr>
        <w:t xml:space="preserve">Links:</w:t>
      </w:r>
    </w:p>
    <w:p w:rsidR="00000000" w:rsidDel="00000000" w:rsidP="00000000" w:rsidRDefault="00000000" w:rsidRPr="00000000" w14:paraId="00000003">
      <w:pPr>
        <w:ind w:left="0" w:firstLine="0"/>
        <w:rPr/>
      </w:pPr>
      <w:r w:rsidDel="00000000" w:rsidR="00000000" w:rsidRPr="00000000">
        <w:rPr>
          <w:rtl w:val="0"/>
        </w:rPr>
        <w:t xml:space="preserve">Slides: </w:t>
      </w:r>
      <w:hyperlink r:id="rId7">
        <w:r w:rsidDel="00000000" w:rsidR="00000000" w:rsidRPr="00000000">
          <w:rPr>
            <w:color w:val="0000ee"/>
            <w:u w:val="single"/>
            <w:shd w:fill="auto" w:val="clear"/>
            <w:rtl w:val="0"/>
          </w:rPr>
          <w:t xml:space="preserve">PAND-O-RAMA</w:t>
        </w:r>
      </w:hyperlink>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Example presentation Anthony shared: </w:t>
      </w:r>
      <w:hyperlink r:id="rId8">
        <w:r w:rsidDel="00000000" w:rsidR="00000000" w:rsidRPr="00000000">
          <w:rPr>
            <w:color w:val="1155cc"/>
            <w:u w:val="single"/>
            <w:rtl w:val="0"/>
          </w:rPr>
          <w:t xml:space="preserve">https://www.youtube.com/watch?v=qCXJBX72e-Y&amp;ab_channel=AnthonyTaylor</w:t>
        </w:r>
      </w:hyperlink>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Main goal of the project</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Act of doing the analysis: meaning each member gets experience coding and participating in all areas of the project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Heading1"/>
        <w:ind w:left="0" w:firstLine="0"/>
        <w:rPr/>
      </w:pPr>
      <w:bookmarkStart w:colFirst="0" w:colLast="0" w:name="_5i65cer2bbq2" w:id="1"/>
      <w:bookmarkEnd w:id="1"/>
      <w:r w:rsidDel="00000000" w:rsidR="00000000" w:rsidRPr="00000000">
        <w:rPr>
          <w:rtl w:val="0"/>
        </w:rPr>
        <w:t xml:space="preserve">Session 1 - 12.20.23</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Group Name</w:t>
      </w:r>
    </w:p>
    <w:p w:rsidR="00000000" w:rsidDel="00000000" w:rsidP="00000000" w:rsidRDefault="00000000" w:rsidRPr="00000000" w14:paraId="0000000C">
      <w:pPr>
        <w:numPr>
          <w:ilvl w:val="2"/>
          <w:numId w:val="2"/>
        </w:numPr>
        <w:ind w:left="2160" w:hanging="360"/>
        <w:rPr>
          <w:u w:val="none"/>
        </w:rPr>
      </w:pPr>
      <w:r w:rsidDel="00000000" w:rsidR="00000000" w:rsidRPr="00000000">
        <w:rPr>
          <w:rtl w:val="0"/>
        </w:rPr>
        <w:t xml:space="preserve">Pand-o-rama</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Choose Git Master - Brandon</w:t>
      </w:r>
    </w:p>
    <w:p w:rsidR="00000000" w:rsidDel="00000000" w:rsidP="00000000" w:rsidRDefault="00000000" w:rsidRPr="00000000" w14:paraId="0000000E">
      <w:pPr>
        <w:numPr>
          <w:ilvl w:val="2"/>
          <w:numId w:val="2"/>
        </w:numPr>
        <w:ind w:left="2160" w:hanging="360"/>
      </w:pPr>
      <w:r w:rsidDel="00000000" w:rsidR="00000000" w:rsidRPr="00000000">
        <w:rPr>
          <w:rtl w:val="0"/>
        </w:rPr>
        <w:t xml:space="preserve">Create GitHub</w:t>
      </w:r>
    </w:p>
    <w:p w:rsidR="00000000" w:rsidDel="00000000" w:rsidP="00000000" w:rsidRDefault="00000000" w:rsidRPr="00000000" w14:paraId="0000000F">
      <w:pPr>
        <w:numPr>
          <w:ilvl w:val="2"/>
          <w:numId w:val="2"/>
        </w:numPr>
        <w:ind w:left="2160" w:hanging="360"/>
        <w:rPr>
          <w:u w:val="none"/>
        </w:rPr>
      </w:pPr>
      <w:r w:rsidDel="00000000" w:rsidR="00000000" w:rsidRPr="00000000">
        <w:rPr>
          <w:rtl w:val="0"/>
        </w:rPr>
        <w:t xml:space="preserve">jezadahlgren</w:t>
      </w:r>
      <w:r w:rsidDel="00000000" w:rsidR="00000000" w:rsidRPr="00000000">
        <w:rPr>
          <w:rtl w:val="0"/>
        </w:rPr>
      </w:r>
    </w:p>
    <w:p w:rsidR="00000000" w:rsidDel="00000000" w:rsidP="00000000" w:rsidRDefault="00000000" w:rsidRPr="00000000" w14:paraId="00000010">
      <w:pPr>
        <w:numPr>
          <w:ilvl w:val="2"/>
          <w:numId w:val="2"/>
        </w:numPr>
        <w:ind w:left="2160" w:hanging="360"/>
        <w:rPr>
          <w:u w:val="none"/>
        </w:rPr>
      </w:pPr>
      <w:r w:rsidDel="00000000" w:rsidR="00000000" w:rsidRPr="00000000">
        <w:rPr>
          <w:rtl w:val="0"/>
        </w:rPr>
        <w:t xml:space="preserve">mmccanse</w:t>
      </w:r>
      <w:r w:rsidDel="00000000" w:rsidR="00000000" w:rsidRPr="00000000">
        <w:rPr>
          <w:rtl w:val="0"/>
        </w:rPr>
      </w:r>
    </w:p>
    <w:p w:rsidR="00000000" w:rsidDel="00000000" w:rsidP="00000000" w:rsidRDefault="00000000" w:rsidRPr="00000000" w14:paraId="00000011">
      <w:pPr>
        <w:numPr>
          <w:ilvl w:val="2"/>
          <w:numId w:val="2"/>
        </w:numPr>
        <w:ind w:left="2160" w:hanging="360"/>
        <w:rPr>
          <w:u w:val="none"/>
        </w:rPr>
      </w:pPr>
      <w:r w:rsidDel="00000000" w:rsidR="00000000" w:rsidRPr="00000000">
        <w:rPr>
          <w:rtl w:val="0"/>
        </w:rPr>
        <w:t xml:space="preserve">sonjabaro</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Short list of topics</w:t>
      </w:r>
    </w:p>
    <w:p w:rsidR="00000000" w:rsidDel="00000000" w:rsidP="00000000" w:rsidRDefault="00000000" w:rsidRPr="00000000" w14:paraId="00000013">
      <w:pPr>
        <w:numPr>
          <w:ilvl w:val="2"/>
          <w:numId w:val="2"/>
        </w:numPr>
        <w:ind w:left="2160" w:hanging="360"/>
        <w:rPr>
          <w:u w:val="none"/>
        </w:rPr>
      </w:pPr>
      <w:r w:rsidDel="00000000" w:rsidR="00000000" w:rsidRPr="00000000">
        <w:rPr>
          <w:rtl w:val="0"/>
        </w:rPr>
        <w:t xml:space="preserve">AirBnB</w:t>
      </w:r>
    </w:p>
    <w:p w:rsidR="00000000" w:rsidDel="00000000" w:rsidP="00000000" w:rsidRDefault="00000000" w:rsidRPr="00000000" w14:paraId="00000014">
      <w:pPr>
        <w:numPr>
          <w:ilvl w:val="2"/>
          <w:numId w:val="2"/>
        </w:numPr>
        <w:ind w:left="2160" w:hanging="360"/>
        <w:rPr>
          <w:u w:val="none"/>
        </w:rPr>
      </w:pPr>
      <w:r w:rsidDel="00000000" w:rsidR="00000000" w:rsidRPr="00000000">
        <w:rPr>
          <w:rtl w:val="0"/>
        </w:rPr>
        <w:t xml:space="preserve">Attrition</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Action items:</w:t>
      </w:r>
    </w:p>
    <w:p w:rsidR="00000000" w:rsidDel="00000000" w:rsidP="00000000" w:rsidRDefault="00000000" w:rsidRPr="00000000" w14:paraId="00000016">
      <w:pPr>
        <w:numPr>
          <w:ilvl w:val="2"/>
          <w:numId w:val="2"/>
        </w:numPr>
        <w:ind w:left="2160" w:hanging="360"/>
        <w:rPr>
          <w:u w:val="none"/>
        </w:rPr>
      </w:pPr>
      <w:r w:rsidDel="00000000" w:rsidR="00000000" w:rsidRPr="00000000">
        <w:rPr>
          <w:rtl w:val="0"/>
        </w:rPr>
        <w:t xml:space="preserve">Look at data before next class (optional)</w:t>
      </w:r>
    </w:p>
    <w:p w:rsidR="00000000" w:rsidDel="00000000" w:rsidP="00000000" w:rsidRDefault="00000000" w:rsidRPr="00000000" w14:paraId="00000017">
      <w:pPr>
        <w:pStyle w:val="Heading2"/>
        <w:ind w:left="0" w:firstLine="0"/>
        <w:rPr/>
      </w:pPr>
      <w:bookmarkStart w:colFirst="0" w:colLast="0" w:name="_xpt6qxr4f1m6" w:id="2"/>
      <w:bookmarkEnd w:id="2"/>
      <w:r w:rsidDel="00000000" w:rsidR="00000000" w:rsidRPr="00000000">
        <w:rPr>
          <w:rtl w:val="0"/>
        </w:rPr>
        <w:t xml:space="preserve">timeline/milestones</w:t>
      </w:r>
    </w:p>
    <w:p w:rsidR="00000000" w:rsidDel="00000000" w:rsidP="00000000" w:rsidRDefault="00000000" w:rsidRPr="00000000" w14:paraId="00000018">
      <w:pPr>
        <w:numPr>
          <w:ilvl w:val="2"/>
          <w:numId w:val="2"/>
        </w:numPr>
        <w:ind w:left="2160" w:hanging="360"/>
        <w:rPr>
          <w:u w:val="none"/>
        </w:rPr>
      </w:pPr>
      <w:r w:rsidDel="00000000" w:rsidR="00000000" w:rsidRPr="00000000">
        <w:rPr>
          <w:rtl w:val="0"/>
        </w:rPr>
        <w:t xml:space="preserve">Session 2 - 12.21.23</w:t>
      </w:r>
    </w:p>
    <w:p w:rsidR="00000000" w:rsidDel="00000000" w:rsidP="00000000" w:rsidRDefault="00000000" w:rsidRPr="00000000" w14:paraId="00000019">
      <w:pPr>
        <w:numPr>
          <w:ilvl w:val="3"/>
          <w:numId w:val="2"/>
        </w:numPr>
        <w:ind w:left="2880" w:hanging="360"/>
        <w:rPr>
          <w:u w:val="none"/>
        </w:rPr>
      </w:pPr>
      <w:r w:rsidDel="00000000" w:rsidR="00000000" w:rsidRPr="00000000">
        <w:rPr>
          <w:rtl w:val="0"/>
        </w:rPr>
        <w:t xml:space="preserve">Data source exploration</w:t>
      </w:r>
    </w:p>
    <w:p w:rsidR="00000000" w:rsidDel="00000000" w:rsidP="00000000" w:rsidRDefault="00000000" w:rsidRPr="00000000" w14:paraId="0000001A">
      <w:pPr>
        <w:numPr>
          <w:ilvl w:val="3"/>
          <w:numId w:val="2"/>
        </w:numPr>
        <w:ind w:left="2880" w:hanging="360"/>
        <w:rPr>
          <w:u w:val="none"/>
        </w:rPr>
      </w:pPr>
      <w:r w:rsidDel="00000000" w:rsidR="00000000" w:rsidRPr="00000000">
        <w:rPr>
          <w:rtl w:val="0"/>
        </w:rPr>
        <w:t xml:space="preserve">Question forming/hypothesis forming</w:t>
      </w:r>
    </w:p>
    <w:p w:rsidR="00000000" w:rsidDel="00000000" w:rsidP="00000000" w:rsidRDefault="00000000" w:rsidRPr="00000000" w14:paraId="0000001B">
      <w:pPr>
        <w:numPr>
          <w:ilvl w:val="3"/>
          <w:numId w:val="2"/>
        </w:numPr>
        <w:ind w:left="2880" w:hanging="360"/>
        <w:rPr>
          <w:u w:val="none"/>
        </w:rPr>
      </w:pPr>
      <w:r w:rsidDel="00000000" w:rsidR="00000000" w:rsidRPr="00000000">
        <w:rPr>
          <w:rtl w:val="0"/>
        </w:rPr>
        <w:t xml:space="preserve">finalize topic</w:t>
      </w:r>
    </w:p>
    <w:p w:rsidR="00000000" w:rsidDel="00000000" w:rsidP="00000000" w:rsidRDefault="00000000" w:rsidRPr="00000000" w14:paraId="0000001C">
      <w:pPr>
        <w:numPr>
          <w:ilvl w:val="3"/>
          <w:numId w:val="2"/>
        </w:numPr>
        <w:ind w:left="2880" w:hanging="360"/>
        <w:rPr>
          <w:u w:val="none"/>
        </w:rPr>
      </w:pPr>
      <w:r w:rsidDel="00000000" w:rsidR="00000000" w:rsidRPr="00000000">
        <w:rPr>
          <w:rtl w:val="0"/>
        </w:rPr>
        <w:t xml:space="preserve">Cleansing strategy</w:t>
      </w:r>
    </w:p>
    <w:p w:rsidR="00000000" w:rsidDel="00000000" w:rsidP="00000000" w:rsidRDefault="00000000" w:rsidRPr="00000000" w14:paraId="0000001D">
      <w:pPr>
        <w:numPr>
          <w:ilvl w:val="4"/>
          <w:numId w:val="2"/>
        </w:numPr>
        <w:ind w:left="3600" w:hanging="360"/>
        <w:rPr>
          <w:u w:val="none"/>
        </w:rPr>
      </w:pPr>
      <w:r w:rsidDel="00000000" w:rsidR="00000000" w:rsidRPr="00000000">
        <w:rPr>
          <w:rtl w:val="0"/>
        </w:rPr>
        <w:t xml:space="preserve">roles/responsibilities</w:t>
      </w:r>
    </w:p>
    <w:p w:rsidR="00000000" w:rsidDel="00000000" w:rsidP="00000000" w:rsidRDefault="00000000" w:rsidRPr="00000000" w14:paraId="0000001E">
      <w:pPr>
        <w:ind w:left="2880" w:firstLine="0"/>
        <w:rPr/>
      </w:pPr>
      <w:r w:rsidDel="00000000" w:rsidR="00000000" w:rsidRPr="00000000">
        <w:rPr>
          <w:rtl w:val="0"/>
        </w:rPr>
      </w:r>
    </w:p>
    <w:p w:rsidR="00000000" w:rsidDel="00000000" w:rsidP="00000000" w:rsidRDefault="00000000" w:rsidRPr="00000000" w14:paraId="0000001F">
      <w:pPr>
        <w:numPr>
          <w:ilvl w:val="2"/>
          <w:numId w:val="2"/>
        </w:numPr>
        <w:ind w:left="2160" w:hanging="360"/>
        <w:rPr>
          <w:u w:val="none"/>
        </w:rPr>
      </w:pPr>
      <w:r w:rsidDel="00000000" w:rsidR="00000000" w:rsidRPr="00000000">
        <w:rPr>
          <w:rtl w:val="0"/>
        </w:rPr>
        <w:t xml:space="preserve">Session 3 - 1.3.24 </w:t>
      </w:r>
      <w:commentRangeStart w:id="0"/>
      <w:r w:rsidDel="00000000" w:rsidR="00000000" w:rsidRPr="00000000">
        <w:rPr>
          <w:color w:val="0000ff"/>
          <w:rtl w:val="0"/>
        </w:rPr>
        <w:t xml:space="preserve">(Added all notes and created hypothesizes, graphs, columns to discuss, PowerPoint, etc. for next class to share)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numPr>
          <w:ilvl w:val="3"/>
          <w:numId w:val="2"/>
        </w:numPr>
        <w:ind w:left="2880" w:hanging="360"/>
        <w:rPr>
          <w:u w:val="none"/>
        </w:rPr>
      </w:pPr>
      <w:r w:rsidDel="00000000" w:rsidR="00000000" w:rsidRPr="00000000">
        <w:rPr>
          <w:rtl w:val="0"/>
        </w:rPr>
        <w:t xml:space="preserve">Cleansing / manipulation</w:t>
      </w:r>
    </w:p>
    <w:p w:rsidR="00000000" w:rsidDel="00000000" w:rsidP="00000000" w:rsidRDefault="00000000" w:rsidRPr="00000000" w14:paraId="00000021">
      <w:pPr>
        <w:numPr>
          <w:ilvl w:val="3"/>
          <w:numId w:val="2"/>
        </w:numPr>
        <w:ind w:left="2880" w:hanging="360"/>
        <w:rPr>
          <w:u w:val="none"/>
        </w:rPr>
      </w:pPr>
      <w:r w:rsidDel="00000000" w:rsidR="00000000" w:rsidRPr="00000000">
        <w:rPr>
          <w:rtl w:val="0"/>
        </w:rPr>
        <w:t xml:space="preserve">Data exploration</w:t>
      </w:r>
    </w:p>
    <w:p w:rsidR="00000000" w:rsidDel="00000000" w:rsidP="00000000" w:rsidRDefault="00000000" w:rsidRPr="00000000" w14:paraId="00000022">
      <w:pPr>
        <w:numPr>
          <w:ilvl w:val="3"/>
          <w:numId w:val="2"/>
        </w:numPr>
        <w:ind w:left="2880" w:hanging="360"/>
        <w:rPr>
          <w:u w:val="none"/>
        </w:rPr>
      </w:pPr>
      <w:r w:rsidDel="00000000" w:rsidR="00000000" w:rsidRPr="00000000">
        <w:rPr>
          <w:rtl w:val="0"/>
        </w:rPr>
        <w:t xml:space="preserve">question/hypothesis forming</w:t>
      </w:r>
    </w:p>
    <w:p w:rsidR="00000000" w:rsidDel="00000000" w:rsidP="00000000" w:rsidRDefault="00000000" w:rsidRPr="00000000" w14:paraId="00000023">
      <w:pPr>
        <w:numPr>
          <w:ilvl w:val="3"/>
          <w:numId w:val="2"/>
        </w:numPr>
        <w:ind w:left="2880" w:hanging="360"/>
        <w:rPr>
          <w:u w:val="none"/>
        </w:rPr>
      </w:pPr>
      <w:r w:rsidDel="00000000" w:rsidR="00000000" w:rsidRPr="00000000">
        <w:rPr>
          <w:rtl w:val="0"/>
        </w:rPr>
        <w:t xml:space="preserve">Analysis plan</w:t>
      </w:r>
    </w:p>
    <w:p w:rsidR="00000000" w:rsidDel="00000000" w:rsidP="00000000" w:rsidRDefault="00000000" w:rsidRPr="00000000" w14:paraId="00000024">
      <w:pPr>
        <w:numPr>
          <w:ilvl w:val="4"/>
          <w:numId w:val="2"/>
        </w:numPr>
        <w:ind w:left="3600" w:hanging="360"/>
        <w:rPr>
          <w:u w:val="none"/>
        </w:rPr>
      </w:pPr>
      <w:r w:rsidDel="00000000" w:rsidR="00000000" w:rsidRPr="00000000">
        <w:rPr>
          <w:rtl w:val="0"/>
        </w:rPr>
        <w:t xml:space="preserve">What statistics will we use?</w:t>
      </w:r>
    </w:p>
    <w:p w:rsidR="00000000" w:rsidDel="00000000" w:rsidP="00000000" w:rsidRDefault="00000000" w:rsidRPr="00000000" w14:paraId="00000025">
      <w:pPr>
        <w:numPr>
          <w:ilvl w:val="4"/>
          <w:numId w:val="2"/>
        </w:numPr>
        <w:ind w:left="3600" w:hanging="360"/>
        <w:rPr>
          <w:u w:val="none"/>
        </w:rPr>
      </w:pPr>
      <w:r w:rsidDel="00000000" w:rsidR="00000000" w:rsidRPr="00000000">
        <w:rPr>
          <w:rtl w:val="0"/>
        </w:rPr>
        <w:t xml:space="preserve">What do we want to predict?</w:t>
      </w:r>
    </w:p>
    <w:p w:rsidR="00000000" w:rsidDel="00000000" w:rsidP="00000000" w:rsidRDefault="00000000" w:rsidRPr="00000000" w14:paraId="00000026">
      <w:pPr>
        <w:ind w:left="2160" w:firstLine="0"/>
        <w:rPr/>
      </w:pPr>
      <w:r w:rsidDel="00000000" w:rsidR="00000000" w:rsidRPr="00000000">
        <w:rPr>
          <w:rtl w:val="0"/>
        </w:rPr>
      </w:r>
    </w:p>
    <w:p w:rsidR="00000000" w:rsidDel="00000000" w:rsidP="00000000" w:rsidRDefault="00000000" w:rsidRPr="00000000" w14:paraId="00000027">
      <w:pPr>
        <w:numPr>
          <w:ilvl w:val="2"/>
          <w:numId w:val="2"/>
        </w:numPr>
        <w:ind w:left="2160" w:hanging="360"/>
        <w:rPr>
          <w:u w:val="none"/>
        </w:rPr>
      </w:pPr>
      <w:r w:rsidDel="00000000" w:rsidR="00000000" w:rsidRPr="00000000">
        <w:rPr>
          <w:rtl w:val="0"/>
        </w:rPr>
        <w:t xml:space="preserve">Session 4 - 1.4.24</w:t>
      </w:r>
    </w:p>
    <w:p w:rsidR="00000000" w:rsidDel="00000000" w:rsidP="00000000" w:rsidRDefault="00000000" w:rsidRPr="00000000" w14:paraId="00000028">
      <w:pPr>
        <w:numPr>
          <w:ilvl w:val="3"/>
          <w:numId w:val="2"/>
        </w:numPr>
        <w:ind w:left="2880" w:hanging="360"/>
        <w:rPr>
          <w:u w:val="none"/>
        </w:rPr>
      </w:pPr>
      <w:r w:rsidDel="00000000" w:rsidR="00000000" w:rsidRPr="00000000">
        <w:rPr>
          <w:rtl w:val="0"/>
        </w:rPr>
        <w:t xml:space="preserve">question/hypothesis forming</w:t>
      </w:r>
    </w:p>
    <w:p w:rsidR="00000000" w:rsidDel="00000000" w:rsidP="00000000" w:rsidRDefault="00000000" w:rsidRPr="00000000" w14:paraId="00000029">
      <w:pPr>
        <w:numPr>
          <w:ilvl w:val="3"/>
          <w:numId w:val="2"/>
        </w:numPr>
        <w:ind w:left="2880" w:hanging="360"/>
        <w:rPr>
          <w:u w:val="none"/>
        </w:rPr>
      </w:pPr>
      <w:r w:rsidDel="00000000" w:rsidR="00000000" w:rsidRPr="00000000">
        <w:rPr>
          <w:rtl w:val="0"/>
        </w:rPr>
        <w:t xml:space="preserve">visualization</w:t>
      </w:r>
    </w:p>
    <w:p w:rsidR="00000000" w:rsidDel="00000000" w:rsidP="00000000" w:rsidRDefault="00000000" w:rsidRPr="00000000" w14:paraId="0000002A">
      <w:pPr>
        <w:ind w:left="2160" w:firstLine="0"/>
        <w:rPr/>
      </w:pPr>
      <w:r w:rsidDel="00000000" w:rsidR="00000000" w:rsidRPr="00000000">
        <w:rPr>
          <w:rtl w:val="0"/>
        </w:rPr>
      </w:r>
    </w:p>
    <w:p w:rsidR="00000000" w:rsidDel="00000000" w:rsidP="00000000" w:rsidRDefault="00000000" w:rsidRPr="00000000" w14:paraId="0000002B">
      <w:pPr>
        <w:numPr>
          <w:ilvl w:val="2"/>
          <w:numId w:val="2"/>
        </w:numPr>
        <w:ind w:left="2160" w:hanging="360"/>
        <w:rPr>
          <w:u w:val="none"/>
        </w:rPr>
      </w:pPr>
      <w:r w:rsidDel="00000000" w:rsidR="00000000" w:rsidRPr="00000000">
        <w:rPr>
          <w:rtl w:val="0"/>
        </w:rPr>
        <w:t xml:space="preserve">Session 5 - 1.8.24</w:t>
      </w:r>
    </w:p>
    <w:p w:rsidR="00000000" w:rsidDel="00000000" w:rsidP="00000000" w:rsidRDefault="00000000" w:rsidRPr="00000000" w14:paraId="0000002C">
      <w:pPr>
        <w:numPr>
          <w:ilvl w:val="3"/>
          <w:numId w:val="2"/>
        </w:numPr>
        <w:ind w:left="2880" w:hanging="360"/>
        <w:rPr>
          <w:u w:val="none"/>
        </w:rPr>
      </w:pPr>
      <w:r w:rsidDel="00000000" w:rsidR="00000000" w:rsidRPr="00000000">
        <w:rPr>
          <w:rtl w:val="0"/>
        </w:rPr>
        <w:t xml:space="preserve">visualization</w:t>
      </w:r>
    </w:p>
    <w:p w:rsidR="00000000" w:rsidDel="00000000" w:rsidP="00000000" w:rsidRDefault="00000000" w:rsidRPr="00000000" w14:paraId="0000002D">
      <w:pPr>
        <w:numPr>
          <w:ilvl w:val="3"/>
          <w:numId w:val="2"/>
        </w:numPr>
        <w:ind w:left="2880" w:hanging="360"/>
        <w:rPr>
          <w:u w:val="none"/>
        </w:rPr>
      </w:pPr>
      <w:r w:rsidDel="00000000" w:rsidR="00000000" w:rsidRPr="00000000">
        <w:rPr>
          <w:rtl w:val="0"/>
        </w:rPr>
        <w:t xml:space="preserve">Presentation - google slides - no more than 10 slides</w:t>
      </w:r>
    </w:p>
    <w:p w:rsidR="00000000" w:rsidDel="00000000" w:rsidP="00000000" w:rsidRDefault="00000000" w:rsidRPr="00000000" w14:paraId="0000002E">
      <w:pPr>
        <w:numPr>
          <w:ilvl w:val="3"/>
          <w:numId w:val="2"/>
        </w:numPr>
        <w:ind w:left="2880" w:hanging="360"/>
        <w:rPr>
          <w:u w:val="none"/>
        </w:rPr>
      </w:pPr>
      <w:r w:rsidDel="00000000" w:rsidR="00000000" w:rsidRPr="00000000">
        <w:rPr>
          <w:rtl w:val="0"/>
        </w:rPr>
        <w:t xml:space="preserve">Documentation </w:t>
      </w:r>
    </w:p>
    <w:p w:rsidR="00000000" w:rsidDel="00000000" w:rsidP="00000000" w:rsidRDefault="00000000" w:rsidRPr="00000000" w14:paraId="0000002F">
      <w:pPr>
        <w:ind w:left="2160" w:firstLine="0"/>
        <w:rPr/>
      </w:pPr>
      <w:r w:rsidDel="00000000" w:rsidR="00000000" w:rsidRPr="00000000">
        <w:rPr>
          <w:rtl w:val="0"/>
        </w:rPr>
      </w:r>
    </w:p>
    <w:p w:rsidR="00000000" w:rsidDel="00000000" w:rsidP="00000000" w:rsidRDefault="00000000" w:rsidRPr="00000000" w14:paraId="00000030">
      <w:pPr>
        <w:numPr>
          <w:ilvl w:val="2"/>
          <w:numId w:val="2"/>
        </w:numPr>
        <w:ind w:left="2160" w:hanging="360"/>
        <w:rPr>
          <w:u w:val="none"/>
        </w:rPr>
      </w:pPr>
      <w:r w:rsidDel="00000000" w:rsidR="00000000" w:rsidRPr="00000000">
        <w:rPr>
          <w:rtl w:val="0"/>
        </w:rPr>
        <w:t xml:space="preserve">Session 6 - 1.10</w:t>
      </w:r>
    </w:p>
    <w:p w:rsidR="00000000" w:rsidDel="00000000" w:rsidP="00000000" w:rsidRDefault="00000000" w:rsidRPr="00000000" w14:paraId="00000031">
      <w:pPr>
        <w:numPr>
          <w:ilvl w:val="3"/>
          <w:numId w:val="2"/>
        </w:numPr>
        <w:ind w:left="2880" w:hanging="360"/>
        <w:rPr>
          <w:u w:val="none"/>
        </w:rPr>
      </w:pPr>
      <w:r w:rsidDel="00000000" w:rsidR="00000000" w:rsidRPr="00000000">
        <w:rPr>
          <w:rtl w:val="0"/>
        </w:rPr>
        <w:t xml:space="preserve">presentation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Group norms:</w:t>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How do we work together?</w:t>
      </w:r>
    </w:p>
    <w:p w:rsidR="00000000" w:rsidDel="00000000" w:rsidP="00000000" w:rsidRDefault="00000000" w:rsidRPr="00000000" w14:paraId="00000035">
      <w:pPr>
        <w:numPr>
          <w:ilvl w:val="1"/>
          <w:numId w:val="9"/>
        </w:numPr>
        <w:ind w:left="1440" w:hanging="360"/>
        <w:rPr>
          <w:u w:val="none"/>
        </w:rPr>
      </w:pPr>
      <w:r w:rsidDel="00000000" w:rsidR="00000000" w:rsidRPr="00000000">
        <w:rPr>
          <w:rtl w:val="0"/>
        </w:rPr>
        <w:t xml:space="preserve">Be able to understand all the parts, talk through work other team members have done</w:t>
      </w:r>
    </w:p>
    <w:p w:rsidR="00000000" w:rsidDel="00000000" w:rsidP="00000000" w:rsidRDefault="00000000" w:rsidRPr="00000000" w14:paraId="00000036">
      <w:pPr>
        <w:numPr>
          <w:ilvl w:val="1"/>
          <w:numId w:val="9"/>
        </w:numPr>
        <w:ind w:left="1440" w:hanging="360"/>
        <w:rPr>
          <w:u w:val="none"/>
        </w:rPr>
      </w:pPr>
      <w:r w:rsidDel="00000000" w:rsidR="00000000" w:rsidRPr="00000000">
        <w:rPr>
          <w:rtl w:val="0"/>
        </w:rPr>
        <w:t xml:space="preserve">Share process, talk through work</w:t>
      </w:r>
    </w:p>
    <w:p w:rsidR="00000000" w:rsidDel="00000000" w:rsidP="00000000" w:rsidRDefault="00000000" w:rsidRPr="00000000" w14:paraId="00000037">
      <w:pPr>
        <w:numPr>
          <w:ilvl w:val="1"/>
          <w:numId w:val="9"/>
        </w:numPr>
        <w:ind w:left="1440" w:hanging="360"/>
        <w:rPr>
          <w:u w:val="none"/>
        </w:rPr>
      </w:pPr>
      <w:r w:rsidDel="00000000" w:rsidR="00000000" w:rsidRPr="00000000">
        <w:rPr>
          <w:rtl w:val="0"/>
        </w:rPr>
        <w:t xml:space="preserve">Show and tell at start of work sessions (time box)</w:t>
      </w:r>
    </w:p>
    <w:p w:rsidR="00000000" w:rsidDel="00000000" w:rsidP="00000000" w:rsidRDefault="00000000" w:rsidRPr="00000000" w14:paraId="00000038">
      <w:pPr>
        <w:numPr>
          <w:ilvl w:val="1"/>
          <w:numId w:val="9"/>
        </w:numPr>
        <w:ind w:left="1440" w:hanging="360"/>
        <w:rPr>
          <w:u w:val="none"/>
        </w:rPr>
      </w:pPr>
      <w:r w:rsidDel="00000000" w:rsidR="00000000" w:rsidRPr="00000000">
        <w:rPr>
          <w:rtl w:val="0"/>
        </w:rPr>
        <w:t xml:space="preserve">Set goals/agenda for working sessions at start (time box)</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Git Hub</w:t>
      </w:r>
    </w:p>
    <w:p w:rsidR="00000000" w:rsidDel="00000000" w:rsidP="00000000" w:rsidRDefault="00000000" w:rsidRPr="00000000" w14:paraId="0000003B">
      <w:pPr>
        <w:numPr>
          <w:ilvl w:val="1"/>
          <w:numId w:val="9"/>
        </w:numPr>
        <w:ind w:left="1440" w:hanging="360"/>
        <w:rPr>
          <w:u w:val="none"/>
        </w:rPr>
      </w:pPr>
      <w:r w:rsidDel="00000000" w:rsidR="00000000" w:rsidRPr="00000000">
        <w:rPr>
          <w:rtl w:val="0"/>
        </w:rPr>
        <w:t xml:space="preserve">Individuals write code</w:t>
      </w:r>
    </w:p>
    <w:p w:rsidR="00000000" w:rsidDel="00000000" w:rsidP="00000000" w:rsidRDefault="00000000" w:rsidRPr="00000000" w14:paraId="0000003C">
      <w:pPr>
        <w:numPr>
          <w:ilvl w:val="1"/>
          <w:numId w:val="9"/>
        </w:numPr>
        <w:ind w:left="1440" w:hanging="360"/>
        <w:rPr>
          <w:u w:val="none"/>
        </w:rPr>
      </w:pPr>
      <w:r w:rsidDel="00000000" w:rsidR="00000000" w:rsidRPr="00000000">
        <w:rPr>
          <w:rtl w:val="0"/>
        </w:rPr>
        <w:t xml:space="preserve">During group check in - bring up any items that may need to be edited in code</w:t>
      </w:r>
    </w:p>
    <w:p w:rsidR="00000000" w:rsidDel="00000000" w:rsidP="00000000" w:rsidRDefault="00000000" w:rsidRPr="00000000" w14:paraId="0000003D">
      <w:pPr>
        <w:numPr>
          <w:ilvl w:val="1"/>
          <w:numId w:val="9"/>
        </w:numPr>
        <w:ind w:left="1440" w:hanging="360"/>
        <w:rPr>
          <w:u w:val="none"/>
        </w:rPr>
      </w:pPr>
      <w:r w:rsidDel="00000000" w:rsidR="00000000" w:rsidRPr="00000000">
        <w:rPr>
          <w:rtl w:val="0"/>
        </w:rPr>
        <w:t xml:space="preserve">People review others code - peer review is really helpful/important</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Data questions</w:t>
      </w:r>
    </w:p>
    <w:p w:rsidR="00000000" w:rsidDel="00000000" w:rsidP="00000000" w:rsidRDefault="00000000" w:rsidRPr="00000000" w14:paraId="00000040">
      <w:pPr>
        <w:numPr>
          <w:ilvl w:val="1"/>
          <w:numId w:val="9"/>
        </w:numPr>
        <w:ind w:left="1440" w:hanging="360"/>
        <w:rPr>
          <w:u w:val="none"/>
        </w:rPr>
      </w:pPr>
      <w:r w:rsidDel="00000000" w:rsidR="00000000" w:rsidRPr="00000000">
        <w:rPr>
          <w:rtl w:val="0"/>
        </w:rPr>
        <w:t xml:space="preserve">Question dump in this doc, people dump questions there, helps to see other’s questions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9"/>
        </w:numPr>
        <w:ind w:left="720" w:hanging="360"/>
        <w:rPr>
          <w:u w:val="none"/>
        </w:rPr>
      </w:pPr>
      <w:r w:rsidDel="00000000" w:rsidR="00000000" w:rsidRPr="00000000">
        <w:rPr>
          <w:rtl w:val="0"/>
        </w:rPr>
        <w:t xml:space="preserve">Roles/responsibilities?</w:t>
      </w:r>
    </w:p>
    <w:p w:rsidR="00000000" w:rsidDel="00000000" w:rsidP="00000000" w:rsidRDefault="00000000" w:rsidRPr="00000000" w14:paraId="00000043">
      <w:pPr>
        <w:numPr>
          <w:ilvl w:val="0"/>
          <w:numId w:val="9"/>
        </w:numPr>
        <w:ind w:left="720" w:hanging="360"/>
        <w:rPr>
          <w:u w:val="none"/>
        </w:rPr>
      </w:pPr>
      <w:r w:rsidDel="00000000" w:rsidR="00000000" w:rsidRPr="00000000">
        <w:rPr>
          <w:rtl w:val="0"/>
        </w:rPr>
        <w:t xml:space="preserve">Best way to communicate?</w:t>
      </w:r>
    </w:p>
    <w:p w:rsidR="00000000" w:rsidDel="00000000" w:rsidP="00000000" w:rsidRDefault="00000000" w:rsidRPr="00000000" w14:paraId="00000044">
      <w:pPr>
        <w:numPr>
          <w:ilvl w:val="1"/>
          <w:numId w:val="9"/>
        </w:numPr>
        <w:ind w:left="1440" w:hanging="360"/>
        <w:rPr>
          <w:u w:val="none"/>
        </w:rPr>
      </w:pPr>
      <w:r w:rsidDel="00000000" w:rsidR="00000000" w:rsidRPr="00000000">
        <w:rPr>
          <w:rtl w:val="0"/>
        </w:rPr>
        <w:t xml:space="preserve">Slack/email?</w:t>
      </w:r>
    </w:p>
    <w:p w:rsidR="00000000" w:rsidDel="00000000" w:rsidP="00000000" w:rsidRDefault="00000000" w:rsidRPr="00000000" w14:paraId="00000045">
      <w:pPr>
        <w:numPr>
          <w:ilvl w:val="0"/>
          <w:numId w:val="9"/>
        </w:numPr>
        <w:ind w:left="720" w:hanging="360"/>
        <w:rPr>
          <w:u w:val="none"/>
        </w:rPr>
      </w:pPr>
      <w:r w:rsidDel="00000000" w:rsidR="00000000" w:rsidRPr="00000000">
        <w:rPr>
          <w:rtl w:val="0"/>
        </w:rPr>
        <w:t xml:space="preserve">Strengths</w:t>
      </w:r>
    </w:p>
    <w:p w:rsidR="00000000" w:rsidDel="00000000" w:rsidP="00000000" w:rsidRDefault="00000000" w:rsidRPr="00000000" w14:paraId="00000046">
      <w:pPr>
        <w:numPr>
          <w:ilvl w:val="1"/>
          <w:numId w:val="9"/>
        </w:numPr>
        <w:ind w:left="1440" w:hanging="360"/>
        <w:rPr>
          <w:u w:val="none"/>
        </w:rPr>
      </w:pPr>
      <w:r w:rsidDel="00000000" w:rsidR="00000000" w:rsidRPr="00000000">
        <w:rPr>
          <w:rtl w:val="0"/>
        </w:rPr>
        <w:t xml:space="preserve">Sonja</w:t>
      </w:r>
    </w:p>
    <w:p w:rsidR="00000000" w:rsidDel="00000000" w:rsidP="00000000" w:rsidRDefault="00000000" w:rsidRPr="00000000" w14:paraId="00000047">
      <w:pPr>
        <w:numPr>
          <w:ilvl w:val="2"/>
          <w:numId w:val="9"/>
        </w:numPr>
        <w:ind w:left="2160" w:hanging="360"/>
        <w:rPr>
          <w:u w:val="none"/>
        </w:rPr>
      </w:pPr>
      <w:r w:rsidDel="00000000" w:rsidR="00000000" w:rsidRPr="00000000">
        <w:rPr>
          <w:rtl w:val="0"/>
        </w:rPr>
        <w:t xml:space="preserve">Market assessment, what problem are we trying to solve</w:t>
      </w:r>
    </w:p>
    <w:p w:rsidR="00000000" w:rsidDel="00000000" w:rsidP="00000000" w:rsidRDefault="00000000" w:rsidRPr="00000000" w14:paraId="00000048">
      <w:pPr>
        <w:numPr>
          <w:ilvl w:val="2"/>
          <w:numId w:val="9"/>
        </w:numPr>
        <w:ind w:left="2160" w:hanging="360"/>
        <w:rPr>
          <w:u w:val="none"/>
        </w:rPr>
      </w:pPr>
      <w:r w:rsidDel="00000000" w:rsidR="00000000" w:rsidRPr="00000000">
        <w:rPr>
          <w:rtl w:val="0"/>
        </w:rPr>
        <w:t xml:space="preserve">Business Case, requirements docs</w:t>
      </w:r>
    </w:p>
    <w:p w:rsidR="00000000" w:rsidDel="00000000" w:rsidP="00000000" w:rsidRDefault="00000000" w:rsidRPr="00000000" w14:paraId="00000049">
      <w:pPr>
        <w:numPr>
          <w:ilvl w:val="2"/>
          <w:numId w:val="9"/>
        </w:numPr>
        <w:ind w:left="2160" w:hanging="360"/>
        <w:rPr>
          <w:u w:val="none"/>
        </w:rPr>
      </w:pPr>
      <w:r w:rsidDel="00000000" w:rsidR="00000000" w:rsidRPr="00000000">
        <w:rPr>
          <w:rtl w:val="0"/>
        </w:rPr>
        <w:t xml:space="preserve">Presentation/sales skills</w:t>
      </w:r>
    </w:p>
    <w:p w:rsidR="00000000" w:rsidDel="00000000" w:rsidP="00000000" w:rsidRDefault="00000000" w:rsidRPr="00000000" w14:paraId="0000004A">
      <w:pPr>
        <w:numPr>
          <w:ilvl w:val="1"/>
          <w:numId w:val="9"/>
        </w:numPr>
        <w:ind w:left="1440" w:hanging="360"/>
        <w:rPr>
          <w:u w:val="none"/>
        </w:rPr>
      </w:pPr>
      <w:r w:rsidDel="00000000" w:rsidR="00000000" w:rsidRPr="00000000">
        <w:rPr>
          <w:rtl w:val="0"/>
        </w:rPr>
        <w:t xml:space="preserve">Meredith </w:t>
      </w:r>
    </w:p>
    <w:p w:rsidR="00000000" w:rsidDel="00000000" w:rsidP="00000000" w:rsidRDefault="00000000" w:rsidRPr="00000000" w14:paraId="0000004B">
      <w:pPr>
        <w:numPr>
          <w:ilvl w:val="2"/>
          <w:numId w:val="9"/>
        </w:numPr>
        <w:ind w:left="2160" w:hanging="360"/>
        <w:rPr>
          <w:u w:val="none"/>
        </w:rPr>
      </w:pPr>
      <w:r w:rsidDel="00000000" w:rsidR="00000000" w:rsidRPr="00000000">
        <w:rPr>
          <w:rtl w:val="0"/>
        </w:rPr>
        <w:t xml:space="preserve">Note taking/Documentation</w:t>
      </w:r>
    </w:p>
    <w:p w:rsidR="00000000" w:rsidDel="00000000" w:rsidP="00000000" w:rsidRDefault="00000000" w:rsidRPr="00000000" w14:paraId="0000004C">
      <w:pPr>
        <w:numPr>
          <w:ilvl w:val="2"/>
          <w:numId w:val="9"/>
        </w:numPr>
        <w:ind w:left="2160" w:hanging="360"/>
        <w:rPr>
          <w:u w:val="none"/>
        </w:rPr>
      </w:pPr>
      <w:r w:rsidDel="00000000" w:rsidR="00000000" w:rsidRPr="00000000">
        <w:rPr>
          <w:rtl w:val="0"/>
        </w:rPr>
        <w:t xml:space="preserve">Interested in doing part of the coding</w:t>
      </w:r>
    </w:p>
    <w:p w:rsidR="00000000" w:rsidDel="00000000" w:rsidP="00000000" w:rsidRDefault="00000000" w:rsidRPr="00000000" w14:paraId="0000004D">
      <w:pPr>
        <w:numPr>
          <w:ilvl w:val="1"/>
          <w:numId w:val="9"/>
        </w:numPr>
        <w:ind w:left="1440" w:hanging="360"/>
        <w:rPr>
          <w:u w:val="none"/>
        </w:rPr>
      </w:pPr>
      <w:r w:rsidDel="00000000" w:rsidR="00000000" w:rsidRPr="00000000">
        <w:rPr>
          <w:rtl w:val="0"/>
        </w:rPr>
        <w:t xml:space="preserve">Jennifer</w:t>
      </w:r>
    </w:p>
    <w:p w:rsidR="00000000" w:rsidDel="00000000" w:rsidP="00000000" w:rsidRDefault="00000000" w:rsidRPr="00000000" w14:paraId="0000004E">
      <w:pPr>
        <w:numPr>
          <w:ilvl w:val="2"/>
          <w:numId w:val="9"/>
        </w:numPr>
        <w:ind w:left="2160" w:hanging="360"/>
        <w:rPr>
          <w:u w:val="none"/>
        </w:rPr>
      </w:pPr>
      <w:r w:rsidDel="00000000" w:rsidR="00000000" w:rsidRPr="00000000">
        <w:rPr>
          <w:rtl w:val="0"/>
        </w:rPr>
        <w:t xml:space="preserve">Experience w/ survey research/analysis</w:t>
      </w:r>
    </w:p>
    <w:p w:rsidR="00000000" w:rsidDel="00000000" w:rsidP="00000000" w:rsidRDefault="00000000" w:rsidRPr="00000000" w14:paraId="0000004F">
      <w:pPr>
        <w:numPr>
          <w:ilvl w:val="2"/>
          <w:numId w:val="9"/>
        </w:numPr>
        <w:ind w:left="2160" w:hanging="360"/>
        <w:rPr>
          <w:u w:val="none"/>
        </w:rPr>
      </w:pPr>
      <w:r w:rsidDel="00000000" w:rsidR="00000000" w:rsidRPr="00000000">
        <w:rPr>
          <w:rtl w:val="0"/>
        </w:rPr>
        <w:t xml:space="preserve">presentation/sales skills</w:t>
      </w:r>
    </w:p>
    <w:p w:rsidR="00000000" w:rsidDel="00000000" w:rsidP="00000000" w:rsidRDefault="00000000" w:rsidRPr="00000000" w14:paraId="00000050">
      <w:pPr>
        <w:numPr>
          <w:ilvl w:val="1"/>
          <w:numId w:val="9"/>
        </w:numPr>
        <w:ind w:left="1440" w:hanging="360"/>
        <w:rPr>
          <w:u w:val="none"/>
        </w:rPr>
      </w:pPr>
      <w:r w:rsidDel="00000000" w:rsidR="00000000" w:rsidRPr="00000000">
        <w:rPr>
          <w:rtl w:val="0"/>
        </w:rPr>
        <w:t xml:space="preserve">Brandon</w:t>
      </w:r>
    </w:p>
    <w:p w:rsidR="00000000" w:rsidDel="00000000" w:rsidP="00000000" w:rsidRDefault="00000000" w:rsidRPr="00000000" w14:paraId="00000051">
      <w:pPr>
        <w:numPr>
          <w:ilvl w:val="2"/>
          <w:numId w:val="9"/>
        </w:numPr>
        <w:ind w:left="2160" w:hanging="360"/>
        <w:rPr>
          <w:u w:val="none"/>
        </w:rPr>
      </w:pPr>
      <w:r w:rsidDel="00000000" w:rsidR="00000000" w:rsidRPr="00000000">
        <w:rPr>
          <w:rtl w:val="0"/>
        </w:rPr>
        <w:t xml:space="preserve">Deep dive into details/understanding</w:t>
      </w:r>
    </w:p>
    <w:p w:rsidR="00000000" w:rsidDel="00000000" w:rsidP="00000000" w:rsidRDefault="00000000" w:rsidRPr="00000000" w14:paraId="00000052">
      <w:pPr>
        <w:numPr>
          <w:ilvl w:val="2"/>
          <w:numId w:val="9"/>
        </w:numPr>
        <w:ind w:left="2160" w:hanging="360"/>
        <w:rPr>
          <w:u w:val="none"/>
        </w:rPr>
      </w:pPr>
      <w:r w:rsidDel="00000000" w:rsidR="00000000" w:rsidRPr="00000000">
        <w:rPr>
          <w:rtl w:val="0"/>
        </w:rPr>
        <w:t xml:space="preserve">Time management - deadlines</w:t>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What’s important?</w:t>
      </w:r>
    </w:p>
    <w:p w:rsidR="00000000" w:rsidDel="00000000" w:rsidP="00000000" w:rsidRDefault="00000000" w:rsidRPr="00000000" w14:paraId="00000055">
      <w:pPr>
        <w:numPr>
          <w:ilvl w:val="1"/>
          <w:numId w:val="9"/>
        </w:numPr>
        <w:ind w:left="1440" w:hanging="360"/>
        <w:rPr>
          <w:u w:val="none"/>
        </w:rPr>
      </w:pPr>
      <w:r w:rsidDel="00000000" w:rsidR="00000000" w:rsidRPr="00000000">
        <w:rPr>
          <w:rtl w:val="0"/>
        </w:rPr>
        <w:t xml:space="preserve">End result - working document that can be shared with others in job search</w:t>
      </w:r>
    </w:p>
    <w:p w:rsidR="00000000" w:rsidDel="00000000" w:rsidP="00000000" w:rsidRDefault="00000000" w:rsidRPr="00000000" w14:paraId="00000056">
      <w:pPr>
        <w:numPr>
          <w:ilvl w:val="1"/>
          <w:numId w:val="9"/>
        </w:numPr>
        <w:ind w:left="1440" w:hanging="360"/>
        <w:rPr>
          <w:u w:val="none"/>
        </w:rPr>
      </w:pPr>
      <w:r w:rsidDel="00000000" w:rsidR="00000000" w:rsidRPr="00000000">
        <w:rPr>
          <w:rtl w:val="0"/>
        </w:rPr>
        <w:t xml:space="preserve">Evidence of market assessment skills relating to/using AI</w:t>
      </w:r>
    </w:p>
    <w:p w:rsidR="00000000" w:rsidDel="00000000" w:rsidP="00000000" w:rsidRDefault="00000000" w:rsidRPr="00000000" w14:paraId="00000057">
      <w:pPr>
        <w:numPr>
          <w:ilvl w:val="1"/>
          <w:numId w:val="9"/>
        </w:numPr>
        <w:ind w:left="1440" w:hanging="360"/>
        <w:rPr>
          <w:u w:val="none"/>
        </w:rPr>
      </w:pPr>
      <w:r w:rsidDel="00000000" w:rsidR="00000000" w:rsidRPr="00000000">
        <w:rPr>
          <w:rtl w:val="0"/>
        </w:rPr>
        <w:t xml:space="preserve">Opportunity to go back to roots with skills / explore/understand analysis (Jen)</w:t>
      </w:r>
    </w:p>
    <w:p w:rsidR="00000000" w:rsidDel="00000000" w:rsidP="00000000" w:rsidRDefault="00000000" w:rsidRPr="00000000" w14:paraId="00000058">
      <w:pPr>
        <w:numPr>
          <w:ilvl w:val="1"/>
          <w:numId w:val="9"/>
        </w:numPr>
        <w:ind w:left="1440" w:hanging="360"/>
        <w:rPr>
          <w:u w:val="none"/>
        </w:rPr>
      </w:pPr>
      <w:r w:rsidDel="00000000" w:rsidR="00000000" w:rsidRPr="00000000">
        <w:rPr>
          <w:rtl w:val="0"/>
        </w:rPr>
        <w:t xml:space="preserve">Good setup to make career change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rPr/>
      </w:pPr>
      <w:bookmarkStart w:colFirst="0" w:colLast="0" w:name="_iz7i7j26kq7z" w:id="3"/>
      <w:bookmarkEnd w:id="3"/>
      <w:r w:rsidDel="00000000" w:rsidR="00000000" w:rsidRPr="00000000">
        <w:rPr>
          <w:rtl w:val="0"/>
        </w:rPr>
        <w:t xml:space="preserve">Hypotheses Questions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Certain aspects of listing influence overall rating. What are they? - Jennifer</w:t>
      </w:r>
    </w:p>
    <w:p w:rsidR="00000000" w:rsidDel="00000000" w:rsidP="00000000" w:rsidRDefault="00000000" w:rsidRPr="00000000" w14:paraId="00000060">
      <w:pPr>
        <w:numPr>
          <w:ilvl w:val="1"/>
          <w:numId w:val="1"/>
        </w:numPr>
        <w:ind w:left="1440" w:hanging="360"/>
      </w:pPr>
      <w:r w:rsidDel="00000000" w:rsidR="00000000" w:rsidRPr="00000000">
        <w:rPr>
          <w:rtl w:val="0"/>
        </w:rPr>
        <w:t xml:space="preserve">Choose 3-4 factors, plot each against overall rating, see what most closely correlates</w:t>
      </w:r>
    </w:p>
    <w:p w:rsidR="00000000" w:rsidDel="00000000" w:rsidP="00000000" w:rsidRDefault="00000000" w:rsidRPr="00000000" w14:paraId="00000061">
      <w:pPr>
        <w:numPr>
          <w:ilvl w:val="2"/>
          <w:numId w:val="1"/>
        </w:numPr>
        <w:ind w:left="2160" w:hanging="360"/>
        <w:rPr>
          <w:u w:val="none"/>
        </w:rPr>
      </w:pPr>
      <w:r w:rsidDel="00000000" w:rsidR="00000000" w:rsidRPr="00000000">
        <w:rPr>
          <w:rtl w:val="0"/>
        </w:rPr>
        <w:t xml:space="preserve">Number of listings per host - any correlation to ratings?  Do ratings go down the more listings same host has?</w:t>
      </w:r>
    </w:p>
    <w:p w:rsidR="00000000" w:rsidDel="00000000" w:rsidP="00000000" w:rsidRDefault="00000000" w:rsidRPr="00000000" w14:paraId="00000062">
      <w:pPr>
        <w:numPr>
          <w:ilvl w:val="2"/>
          <w:numId w:val="1"/>
        </w:numPr>
        <w:ind w:left="2160" w:hanging="360"/>
      </w:pPr>
      <w:r w:rsidDel="00000000" w:rsidR="00000000" w:rsidRPr="00000000">
        <w:rPr>
          <w:rtl w:val="0"/>
        </w:rPr>
        <w:t xml:space="preserve">Price as relates to rating</w:t>
      </w:r>
    </w:p>
    <w:p w:rsidR="00000000" w:rsidDel="00000000" w:rsidP="00000000" w:rsidRDefault="00000000" w:rsidRPr="00000000" w14:paraId="00000063">
      <w:pPr>
        <w:numPr>
          <w:ilvl w:val="2"/>
          <w:numId w:val="1"/>
        </w:numPr>
        <w:ind w:left="2160" w:hanging="360"/>
      </w:pPr>
      <w:r w:rsidDel="00000000" w:rsidR="00000000" w:rsidRPr="00000000">
        <w:rPr>
          <w:rtl w:val="0"/>
        </w:rPr>
        <w:t xml:space="preserve">Cleaning fee as relates to rating, % of total rate</w:t>
      </w:r>
    </w:p>
    <w:p w:rsidR="00000000" w:rsidDel="00000000" w:rsidP="00000000" w:rsidRDefault="00000000" w:rsidRPr="00000000" w14:paraId="00000064">
      <w:pPr>
        <w:numPr>
          <w:ilvl w:val="2"/>
          <w:numId w:val="1"/>
        </w:numPr>
        <w:ind w:left="2160" w:hanging="360"/>
      </w:pPr>
      <w:r w:rsidDel="00000000" w:rsidR="00000000" w:rsidRPr="00000000">
        <w:rPr>
          <w:rtl w:val="0"/>
        </w:rPr>
        <w:t xml:space="preserve">What is the average rating?</w:t>
      </w:r>
    </w:p>
    <w:p w:rsidR="00000000" w:rsidDel="00000000" w:rsidP="00000000" w:rsidRDefault="00000000" w:rsidRPr="00000000" w14:paraId="00000065">
      <w:pPr>
        <w:numPr>
          <w:ilvl w:val="2"/>
          <w:numId w:val="1"/>
        </w:numPr>
        <w:ind w:left="2160" w:hanging="360"/>
        <w:rPr>
          <w:u w:val="none"/>
        </w:rPr>
      </w:pPr>
      <w:r w:rsidDel="00000000" w:rsidR="00000000" w:rsidRPr="00000000">
        <w:rPr>
          <w:rtl w:val="0"/>
        </w:rPr>
        <w:t xml:space="preserve">Listed features</w:t>
      </w:r>
    </w:p>
    <w:p w:rsidR="00000000" w:rsidDel="00000000" w:rsidP="00000000" w:rsidRDefault="00000000" w:rsidRPr="00000000" w14:paraId="00000066">
      <w:pPr>
        <w:numPr>
          <w:ilvl w:val="2"/>
          <w:numId w:val="1"/>
        </w:numPr>
        <w:ind w:left="2160" w:hanging="360"/>
        <w:rPr>
          <w:u w:val="none"/>
        </w:rPr>
      </w:pPr>
      <w:r w:rsidDel="00000000" w:rsidR="00000000" w:rsidRPr="00000000">
        <w:rPr>
          <w:rtl w:val="0"/>
        </w:rPr>
        <w:t xml:space="preserve">Availability 90-60 days</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Certain aspects of listing influence price. What are they? - Meredith, Brandon</w:t>
      </w:r>
    </w:p>
    <w:p w:rsidR="00000000" w:rsidDel="00000000" w:rsidP="00000000" w:rsidRDefault="00000000" w:rsidRPr="00000000" w14:paraId="00000069">
      <w:pPr>
        <w:numPr>
          <w:ilvl w:val="1"/>
          <w:numId w:val="5"/>
        </w:numPr>
        <w:ind w:left="1440" w:hanging="360"/>
        <w:rPr>
          <w:color w:val="ff00ff"/>
        </w:rPr>
      </w:pPr>
      <w:r w:rsidDel="00000000" w:rsidR="00000000" w:rsidRPr="00000000">
        <w:rPr>
          <w:color w:val="ff00ff"/>
          <w:rtl w:val="0"/>
        </w:rPr>
        <w:t xml:space="preserve">Neighborhood</w:t>
      </w:r>
    </w:p>
    <w:p w:rsidR="00000000" w:rsidDel="00000000" w:rsidP="00000000" w:rsidRDefault="00000000" w:rsidRPr="00000000" w14:paraId="0000006A">
      <w:pPr>
        <w:numPr>
          <w:ilvl w:val="1"/>
          <w:numId w:val="5"/>
        </w:numPr>
        <w:ind w:left="1440" w:hanging="360"/>
        <w:rPr>
          <w:color w:val="ff00ff"/>
        </w:rPr>
      </w:pPr>
      <w:r w:rsidDel="00000000" w:rsidR="00000000" w:rsidRPr="00000000">
        <w:rPr>
          <w:color w:val="ff00ff"/>
          <w:rtl w:val="0"/>
        </w:rPr>
        <w:t xml:space="preserve">Property type / room type</w:t>
      </w:r>
    </w:p>
    <w:p w:rsidR="00000000" w:rsidDel="00000000" w:rsidP="00000000" w:rsidRDefault="00000000" w:rsidRPr="00000000" w14:paraId="0000006B">
      <w:pPr>
        <w:numPr>
          <w:ilvl w:val="1"/>
          <w:numId w:val="5"/>
        </w:numPr>
        <w:ind w:left="1440" w:hanging="360"/>
        <w:rPr>
          <w:color w:val="ff00ff"/>
        </w:rPr>
      </w:pPr>
      <w:r w:rsidDel="00000000" w:rsidR="00000000" w:rsidRPr="00000000">
        <w:rPr>
          <w:color w:val="ff00ff"/>
          <w:rtl w:val="0"/>
        </w:rPr>
        <w:t xml:space="preserve">Accommodates (max capacity of listing)</w:t>
      </w:r>
    </w:p>
    <w:p w:rsidR="00000000" w:rsidDel="00000000" w:rsidP="00000000" w:rsidRDefault="00000000" w:rsidRPr="00000000" w14:paraId="0000006C">
      <w:pPr>
        <w:numPr>
          <w:ilvl w:val="1"/>
          <w:numId w:val="5"/>
        </w:numPr>
        <w:ind w:left="1440" w:hanging="360"/>
        <w:rPr>
          <w:color w:val="ff00ff"/>
        </w:rPr>
      </w:pPr>
      <w:r w:rsidDel="00000000" w:rsidR="00000000" w:rsidRPr="00000000">
        <w:rPr>
          <w:color w:val="ff00ff"/>
          <w:rtl w:val="0"/>
        </w:rPr>
        <w:t xml:space="preserve">Number of reviews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What impacts a quality host? - Sonja</w:t>
      </w:r>
    </w:p>
    <w:p w:rsidR="00000000" w:rsidDel="00000000" w:rsidP="00000000" w:rsidRDefault="00000000" w:rsidRPr="00000000" w14:paraId="0000006F">
      <w:pPr>
        <w:numPr>
          <w:ilvl w:val="1"/>
          <w:numId w:val="1"/>
        </w:numPr>
        <w:ind w:left="1440" w:hanging="360"/>
      </w:pPr>
      <w:r w:rsidDel="00000000" w:rsidR="00000000" w:rsidRPr="00000000">
        <w:rPr>
          <w:rtl w:val="0"/>
        </w:rPr>
        <w:t xml:space="preserve">Host neighborhood vs. listing neighborhood - if host doesn’t live in neighborhood with listing, is there correlation with rating or usage?</w:t>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Number of cancellations</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Type of host (superhost or no)</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Length of time being a host</w:t>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Volume of descriptive text about the property</w:t>
      </w:r>
    </w:p>
    <w:p w:rsidR="00000000" w:rsidDel="00000000" w:rsidP="00000000" w:rsidRDefault="00000000" w:rsidRPr="00000000" w14:paraId="00000074">
      <w:pPr>
        <w:numPr>
          <w:ilvl w:val="2"/>
          <w:numId w:val="1"/>
        </w:numPr>
        <w:ind w:left="2160" w:hanging="360"/>
      </w:pPr>
      <w:r w:rsidDel="00000000" w:rsidR="00000000" w:rsidRPr="00000000">
        <w:rPr>
          <w:rtl w:val="0"/>
        </w:rPr>
        <w:t xml:space="preserve">Create new vars length of description: small, medium, large for each: name, summary, space, description</w:t>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Most recent calendar update</w:t>
      </w:r>
    </w:p>
    <w:p w:rsidR="00000000" w:rsidDel="00000000" w:rsidP="00000000" w:rsidRDefault="00000000" w:rsidRPr="00000000" w14:paraId="00000076">
      <w:pPr>
        <w:numPr>
          <w:ilvl w:val="1"/>
          <w:numId w:val="1"/>
        </w:numPr>
        <w:ind w:left="1440" w:hanging="360"/>
        <w:rPr>
          <w:color w:val="ff00ff"/>
        </w:rPr>
      </w:pPr>
      <w:r w:rsidDel="00000000" w:rsidR="00000000" w:rsidRPr="00000000">
        <w:rPr>
          <w:color w:val="ff00ff"/>
          <w:rtl w:val="0"/>
        </w:rPr>
        <w:t xml:space="preserve">Number of reviews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pStyle w:val="Heading2"/>
        <w:ind w:left="0" w:firstLine="0"/>
        <w:rPr/>
      </w:pPr>
      <w:bookmarkStart w:colFirst="0" w:colLast="0" w:name="_4ej46d8dum42" w:id="4"/>
      <w:bookmarkEnd w:id="4"/>
      <w:r w:rsidDel="00000000" w:rsidR="00000000" w:rsidRPr="00000000">
        <w:rPr>
          <w:rtl w:val="0"/>
        </w:rPr>
        <w:t xml:space="preserve">Potential cleansing strategies</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Group by neighborhood and and look at average data by neighborhood</w:t>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Suggest delete rows that have blanks in the 7  “Review Scores” </w:t>
      </w:r>
      <w:commentRangeStart w:id="1"/>
      <w:r w:rsidDel="00000000" w:rsidR="00000000" w:rsidRPr="00000000">
        <w:rPr>
          <w:rtl w:val="0"/>
        </w:rPr>
        <w:t xml:space="preserve">columns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Any records with no review score - remove</w:t>
      </w:r>
    </w:p>
    <w:p w:rsidR="00000000" w:rsidDel="00000000" w:rsidP="00000000" w:rsidRDefault="00000000" w:rsidRPr="00000000" w14:paraId="0000007C">
      <w:pPr>
        <w:numPr>
          <w:ilvl w:val="1"/>
          <w:numId w:val="1"/>
        </w:numPr>
        <w:ind w:left="1440" w:hanging="360"/>
        <w:rPr>
          <w:u w:val="none"/>
        </w:rPr>
      </w:pPr>
      <w:r w:rsidDel="00000000" w:rsidR="00000000" w:rsidRPr="00000000">
        <w:rPr>
          <w:rtl w:val="0"/>
        </w:rPr>
        <w:t xml:space="preserve">Remove unnecessary columns - add columns to delete below</w:t>
      </w:r>
      <w:r w:rsidDel="00000000" w:rsidR="00000000" w:rsidRPr="00000000">
        <w:rPr>
          <w:rtl w:val="0"/>
        </w:rPr>
      </w:r>
    </w:p>
    <w:p w:rsidR="00000000" w:rsidDel="00000000" w:rsidP="00000000" w:rsidRDefault="00000000" w:rsidRPr="00000000" w14:paraId="0000007D">
      <w:pPr>
        <w:numPr>
          <w:ilvl w:val="2"/>
          <w:numId w:val="1"/>
        </w:numPr>
        <w:ind w:left="2160" w:hanging="360"/>
        <w:rPr>
          <w:color w:val="ff00ff"/>
          <w:u w:val="none"/>
        </w:rPr>
      </w:pPr>
      <w:r w:rsidDel="00000000" w:rsidR="00000000" w:rsidRPr="00000000">
        <w:rPr>
          <w:color w:val="ff00ff"/>
          <w:rtl w:val="0"/>
        </w:rPr>
        <w:t xml:space="preserve">List of columns here, see ‘keep-discard’ tab: </w:t>
      </w:r>
      <w:hyperlink r:id="rId9">
        <w:r w:rsidDel="00000000" w:rsidR="00000000" w:rsidRPr="00000000">
          <w:rPr>
            <w:color w:val="0000ee"/>
            <w:u w:val="single"/>
            <w:shd w:fill="auto" w:val="clear"/>
            <w:rtl w:val="0"/>
          </w:rPr>
          <w:t xml:space="preserve">Denver 23 Data Sample</w:t>
        </w:r>
      </w:hyperlink>
      <w:r w:rsidDel="00000000" w:rsidR="00000000" w:rsidRPr="00000000">
        <w:rPr>
          <w:rtl w:val="0"/>
        </w:rPr>
      </w:r>
    </w:p>
    <w:p w:rsidR="00000000" w:rsidDel="00000000" w:rsidP="00000000" w:rsidRDefault="00000000" w:rsidRPr="00000000" w14:paraId="0000007E">
      <w:pPr>
        <w:numPr>
          <w:ilvl w:val="2"/>
          <w:numId w:val="1"/>
        </w:numPr>
        <w:ind w:left="2160" w:hanging="360"/>
        <w:rPr>
          <w:color w:val="ff00ff"/>
          <w:u w:val="none"/>
        </w:rPr>
      </w:pPr>
      <w:r w:rsidDel="00000000" w:rsidR="00000000" w:rsidRPr="00000000">
        <w:rPr>
          <w:rtl w:val="0"/>
        </w:rPr>
      </w:r>
    </w:p>
    <w:p w:rsidR="00000000" w:rsidDel="00000000" w:rsidP="00000000" w:rsidRDefault="00000000" w:rsidRPr="00000000" w14:paraId="0000007F">
      <w:pPr>
        <w:ind w:left="1440" w:firstLine="0"/>
        <w:rPr/>
      </w:pPr>
      <w:commentRangeStart w:id="2"/>
      <w:r w:rsidDel="00000000" w:rsidR="00000000" w:rsidRPr="00000000">
        <w:rPr>
          <w:rtl w:val="0"/>
        </w:rPr>
      </w:r>
    </w:p>
    <w:p w:rsidR="00000000" w:rsidDel="00000000" w:rsidP="00000000" w:rsidRDefault="00000000" w:rsidRPr="00000000" w14:paraId="00000080">
      <w:pPr>
        <w:pStyle w:val="Heading2"/>
        <w:rPr/>
      </w:pPr>
      <w:bookmarkStart w:colFirst="0" w:colLast="0" w:name="_xt7fr8cdh3p5" w:id="5"/>
      <w:bookmarkEnd w:id="5"/>
      <w:commentRangeEnd w:id="2"/>
      <w:r w:rsidDel="00000000" w:rsidR="00000000" w:rsidRPr="00000000">
        <w:commentReference w:id="2"/>
      </w:r>
      <w:r w:rsidDel="00000000" w:rsidR="00000000" w:rsidRPr="00000000">
        <w:rPr>
          <w:rtl w:val="0"/>
        </w:rPr>
        <w:t xml:space="preserve">Analysis strategy</w:t>
      </w:r>
    </w:p>
    <w:p w:rsidR="00000000" w:rsidDel="00000000" w:rsidP="00000000" w:rsidRDefault="00000000" w:rsidRPr="00000000" w14:paraId="00000081">
      <w:pPr>
        <w:numPr>
          <w:ilvl w:val="0"/>
          <w:numId w:val="6"/>
        </w:numPr>
        <w:ind w:left="720" w:hanging="360"/>
        <w:rPr>
          <w:u w:val="none"/>
        </w:rPr>
      </w:pPr>
      <w:ins w:author="Meredith M" w:id="0" w:date="2023-12-22T22:13:05Z">
        <w:r w:rsidDel="00000000" w:rsidR="00000000" w:rsidRPr="00000000">
          <w:rPr>
            <w:rtl w:val="0"/>
          </w:rPr>
          <w:t xml:space="preserve">We need to remember to verify the license info on the data</w:t>
        </w:r>
      </w:ins>
      <w:r w:rsidDel="00000000" w:rsidR="00000000" w:rsidRPr="00000000">
        <w:rPr>
          <w:rtl w:val="0"/>
        </w:rPr>
      </w:r>
    </w:p>
    <w:p w:rsidR="00000000" w:rsidDel="00000000" w:rsidP="00000000" w:rsidRDefault="00000000" w:rsidRPr="00000000" w14:paraId="00000082">
      <w:pPr>
        <w:numPr>
          <w:ilvl w:val="0"/>
          <w:numId w:val="6"/>
        </w:numPr>
        <w:ind w:left="720" w:hanging="360"/>
        <w:rPr>
          <w:color w:val="674ea7"/>
        </w:rPr>
      </w:pPr>
      <w:r w:rsidDel="00000000" w:rsidR="00000000" w:rsidRPr="00000000">
        <w:rPr>
          <w:color w:val="674ea7"/>
          <w:rtl w:val="0"/>
        </w:rPr>
        <w:t xml:space="preserve">JZD: </w:t>
      </w:r>
      <w:commentRangeStart w:id="3"/>
      <w:r w:rsidDel="00000000" w:rsidR="00000000" w:rsidRPr="00000000">
        <w:rPr>
          <w:color w:val="674ea7"/>
          <w:rtl w:val="0"/>
        </w:rPr>
        <w:t xml:space="preserve">Suggest the comparison be between City</w:t>
      </w:r>
    </w:p>
    <w:p w:rsidR="00000000" w:rsidDel="00000000" w:rsidP="00000000" w:rsidRDefault="00000000" w:rsidRPr="00000000" w14:paraId="00000083">
      <w:pPr>
        <w:numPr>
          <w:ilvl w:val="1"/>
          <w:numId w:val="6"/>
        </w:numPr>
        <w:ind w:left="1440" w:hanging="360"/>
        <w:rPr>
          <w:color w:val="674ea7"/>
        </w:rPr>
      </w:pPr>
      <w:r w:rsidDel="00000000" w:rsidR="00000000" w:rsidRPr="00000000">
        <w:rPr>
          <w:color w:val="674ea7"/>
          <w:rtl w:val="0"/>
        </w:rPr>
        <w:t xml:space="preserve">We should merge the data or have one dataframe that has each city listed - this will help with analysis such as correlations or any predictions that we attempt (larger n=size means more power to the analysis and better prediction)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4">
      <w:pPr>
        <w:numPr>
          <w:ilvl w:val="1"/>
          <w:numId w:val="6"/>
        </w:numPr>
        <w:ind w:left="1440" w:hanging="360"/>
        <w:rPr>
          <w:color w:val="ff00ff"/>
        </w:rPr>
      </w:pPr>
      <w:r w:rsidDel="00000000" w:rsidR="00000000" w:rsidRPr="00000000">
        <w:rPr>
          <w:color w:val="ff00ff"/>
          <w:rtl w:val="0"/>
        </w:rPr>
        <w:t xml:space="preserve">MM: I agree, may need to add column with city location in each DF before merge. </w:t>
      </w:r>
    </w:p>
    <w:p w:rsidR="00000000" w:rsidDel="00000000" w:rsidP="00000000" w:rsidRDefault="00000000" w:rsidRPr="00000000" w14:paraId="00000085">
      <w:pPr>
        <w:numPr>
          <w:ilvl w:val="1"/>
          <w:numId w:val="6"/>
        </w:numPr>
        <w:ind w:left="1440" w:hanging="360"/>
        <w:rPr>
          <w:color w:val="38761d"/>
        </w:rPr>
      </w:pPr>
      <w:r w:rsidDel="00000000" w:rsidR="00000000" w:rsidRPr="00000000">
        <w:rPr>
          <w:color w:val="38761d"/>
          <w:rtl w:val="0"/>
        </w:rPr>
        <w:t xml:space="preserve">SB:   are we saying merge 2017 and 2023?  Do we need to combine?  This seems like extra work and isn’t necessary if we’re looking to understand the factors for a rating, and if we want to compare by city, if they vary. (Along with average price etc.   If we do merge, would  the time gap an issue? Or we could evaluate what we see after doing some basic analysis/Q&amp;A  on the years independently?  Or do we just use a slice to analyze the data for each set and compare, but have them as a single DF?</w:t>
      </w:r>
    </w:p>
    <w:p w:rsidR="00000000" w:rsidDel="00000000" w:rsidP="00000000" w:rsidRDefault="00000000" w:rsidRPr="00000000" w14:paraId="00000086">
      <w:pPr>
        <w:numPr>
          <w:ilvl w:val="0"/>
          <w:numId w:val="6"/>
        </w:numPr>
        <w:ind w:left="720" w:hanging="360"/>
        <w:rPr>
          <w:color w:val="674ea7"/>
          <w:u w:val="none"/>
        </w:rPr>
      </w:pPr>
      <w:r w:rsidDel="00000000" w:rsidR="00000000" w:rsidRPr="00000000">
        <w:rPr>
          <w:color w:val="674ea7"/>
          <w:rtl w:val="0"/>
        </w:rPr>
        <w:t xml:space="preserve">JZD: Question for Group: do we need to have a separate data requirements document for submission?  </w:t>
      </w:r>
      <w:r w:rsidDel="00000000" w:rsidR="00000000" w:rsidRPr="00000000">
        <w:rPr>
          <w:rtl w:val="0"/>
        </w:rPr>
      </w:r>
    </w:p>
    <w:p w:rsidR="00000000" w:rsidDel="00000000" w:rsidP="00000000" w:rsidRDefault="00000000" w:rsidRPr="00000000" w14:paraId="00000087">
      <w:pPr>
        <w:numPr>
          <w:ilvl w:val="1"/>
          <w:numId w:val="6"/>
        </w:numPr>
        <w:ind w:left="1440" w:hanging="360"/>
        <w:rPr>
          <w:color w:val="ff00ff"/>
        </w:rPr>
      </w:pPr>
      <w:r w:rsidDel="00000000" w:rsidR="00000000" w:rsidRPr="00000000">
        <w:rPr>
          <w:color w:val="ff00ff"/>
          <w:rtl w:val="0"/>
        </w:rPr>
        <w:t xml:space="preserve">MM: not sure I understand the question</w:t>
      </w:r>
    </w:p>
    <w:p w:rsidR="00000000" w:rsidDel="00000000" w:rsidP="00000000" w:rsidRDefault="00000000" w:rsidRPr="00000000" w14:paraId="00000088">
      <w:pPr>
        <w:numPr>
          <w:ilvl w:val="1"/>
          <w:numId w:val="6"/>
        </w:numPr>
        <w:ind w:left="1440" w:hanging="360"/>
        <w:rPr>
          <w:color w:val="38761d"/>
        </w:rPr>
      </w:pPr>
      <w:r w:rsidDel="00000000" w:rsidR="00000000" w:rsidRPr="00000000">
        <w:rPr>
          <w:color w:val="38761d"/>
          <w:rtl w:val="0"/>
        </w:rPr>
        <w:t xml:space="preserve">SB:  I think that would help us summarize for the ppt - I don’t think its a requirement for the submission, but would be an added item.  Basically documents what decision points we had, ie (sample size, continuity of data, fields, etc). And importantly what questions we wanted to ask.</w:t>
      </w:r>
    </w:p>
    <w:p w:rsidR="00000000" w:rsidDel="00000000" w:rsidP="00000000" w:rsidRDefault="00000000" w:rsidRPr="00000000" w14:paraId="00000089">
      <w:pPr>
        <w:numPr>
          <w:ilvl w:val="0"/>
          <w:numId w:val="6"/>
        </w:numPr>
        <w:ind w:left="720" w:hanging="360"/>
        <w:rPr>
          <w:color w:val="674ea7"/>
          <w:u w:val="none"/>
        </w:rPr>
      </w:pPr>
      <w:r w:rsidDel="00000000" w:rsidR="00000000" w:rsidRPr="00000000">
        <w:rPr>
          <w:color w:val="ff00ff"/>
          <w:rtl w:val="0"/>
        </w:rPr>
        <w:t xml:space="preserve">MM: Maybe makes sense to divide the coding tasks like this?:</w:t>
      </w:r>
    </w:p>
    <w:p w:rsidR="00000000" w:rsidDel="00000000" w:rsidP="00000000" w:rsidRDefault="00000000" w:rsidRPr="00000000" w14:paraId="0000008A">
      <w:pPr>
        <w:numPr>
          <w:ilvl w:val="1"/>
          <w:numId w:val="6"/>
        </w:numPr>
        <w:ind w:left="1440" w:hanging="360"/>
        <w:rPr>
          <w:color w:val="38761d"/>
        </w:rPr>
      </w:pPr>
      <w:r w:rsidDel="00000000" w:rsidR="00000000" w:rsidRPr="00000000">
        <w:rPr>
          <w:color w:val="38761d"/>
          <w:rtl w:val="0"/>
        </w:rPr>
        <w:t xml:space="preserve">SB - Question - are we changing from each person doing their own city?  I thought we were going to all work the same process, but on the different data set?  This allows us to be working on the project together, while each getting to get the experience.  Also would be a way to do a “code review” for our parts. - </w:t>
      </w:r>
      <w:r w:rsidDel="00000000" w:rsidR="00000000" w:rsidRPr="00000000">
        <w:rPr>
          <w:color w:val="ff00ff"/>
          <w:rtl w:val="0"/>
        </w:rPr>
        <w:t xml:space="preserve">Not saying we are changing, was just a thought.  As I looked at the data, and based on Jen’s suggestion to combine it, wondered if it makes more sense to divide it by hypothesis.</w:t>
      </w:r>
    </w:p>
    <w:p w:rsidR="00000000" w:rsidDel="00000000" w:rsidP="00000000" w:rsidRDefault="00000000" w:rsidRPr="00000000" w14:paraId="0000008B">
      <w:pPr>
        <w:ind w:left="1440" w:firstLine="0"/>
        <w:rPr>
          <w:color w:val="ff00ff"/>
        </w:rPr>
      </w:pPr>
      <w:r w:rsidDel="00000000" w:rsidR="00000000" w:rsidRPr="00000000">
        <w:rPr>
          <w:rtl w:val="0"/>
        </w:rPr>
      </w:r>
    </w:p>
    <w:p w:rsidR="00000000" w:rsidDel="00000000" w:rsidP="00000000" w:rsidRDefault="00000000" w:rsidRPr="00000000" w14:paraId="0000008C">
      <w:pPr>
        <w:numPr>
          <w:ilvl w:val="1"/>
          <w:numId w:val="6"/>
        </w:numPr>
        <w:ind w:left="1440" w:hanging="360"/>
        <w:rPr>
          <w:color w:val="ff00ff"/>
          <w:u w:val="none"/>
        </w:rPr>
      </w:pPr>
      <w:r w:rsidDel="00000000" w:rsidR="00000000" w:rsidRPr="00000000">
        <w:rPr>
          <w:color w:val="ff00ff"/>
          <w:rtl w:val="0"/>
        </w:rPr>
        <w:t xml:space="preserve">Clean data, remove unnecessary columns, combine 4 data sets into 1 - (person 1, maybe during 1/3/23 session?)</w:t>
      </w:r>
    </w:p>
    <w:p w:rsidR="00000000" w:rsidDel="00000000" w:rsidP="00000000" w:rsidRDefault="00000000" w:rsidRPr="00000000" w14:paraId="0000008D">
      <w:pPr>
        <w:numPr>
          <w:ilvl w:val="1"/>
          <w:numId w:val="6"/>
        </w:numPr>
        <w:ind w:left="1440" w:hanging="360"/>
        <w:rPr>
          <w:color w:val="ff00ff"/>
          <w:u w:val="none"/>
        </w:rPr>
      </w:pPr>
      <w:r w:rsidDel="00000000" w:rsidR="00000000" w:rsidRPr="00000000">
        <w:rPr>
          <w:color w:val="ff00ff"/>
          <w:rtl w:val="0"/>
        </w:rPr>
        <w:t xml:space="preserve">Maybe work on the below during 1/4/23 session, and people finish up over the weekend?</w:t>
      </w:r>
    </w:p>
    <w:p w:rsidR="00000000" w:rsidDel="00000000" w:rsidP="00000000" w:rsidRDefault="00000000" w:rsidRPr="00000000" w14:paraId="0000008E">
      <w:pPr>
        <w:numPr>
          <w:ilvl w:val="2"/>
          <w:numId w:val="6"/>
        </w:numPr>
        <w:ind w:left="2160" w:hanging="360"/>
        <w:rPr>
          <w:color w:val="ff00ff"/>
          <w:u w:val="none"/>
        </w:rPr>
      </w:pPr>
      <w:r w:rsidDel="00000000" w:rsidR="00000000" w:rsidRPr="00000000">
        <w:rPr>
          <w:color w:val="ff00ff"/>
          <w:rtl w:val="0"/>
        </w:rPr>
        <w:t xml:space="preserve">Rating (person 1)</w:t>
      </w:r>
    </w:p>
    <w:p w:rsidR="00000000" w:rsidDel="00000000" w:rsidP="00000000" w:rsidRDefault="00000000" w:rsidRPr="00000000" w14:paraId="0000008F">
      <w:pPr>
        <w:numPr>
          <w:ilvl w:val="2"/>
          <w:numId w:val="6"/>
        </w:numPr>
        <w:ind w:left="2160" w:hanging="360"/>
        <w:rPr>
          <w:color w:val="ff00ff"/>
          <w:u w:val="none"/>
        </w:rPr>
      </w:pPr>
      <w:r w:rsidDel="00000000" w:rsidR="00000000" w:rsidRPr="00000000">
        <w:rPr>
          <w:color w:val="ff00ff"/>
          <w:rtl w:val="0"/>
        </w:rPr>
        <w:t xml:space="preserve">Price (person 2)</w:t>
      </w:r>
    </w:p>
    <w:p w:rsidR="00000000" w:rsidDel="00000000" w:rsidP="00000000" w:rsidRDefault="00000000" w:rsidRPr="00000000" w14:paraId="00000090">
      <w:pPr>
        <w:numPr>
          <w:ilvl w:val="2"/>
          <w:numId w:val="6"/>
        </w:numPr>
        <w:ind w:left="2160" w:hanging="360"/>
        <w:rPr>
          <w:color w:val="ff00ff"/>
          <w:u w:val="none"/>
        </w:rPr>
      </w:pPr>
      <w:r w:rsidDel="00000000" w:rsidR="00000000" w:rsidRPr="00000000">
        <w:rPr>
          <w:color w:val="ff00ff"/>
          <w:rtl w:val="0"/>
        </w:rPr>
        <w:t xml:space="preserve">Host (person 3)</w:t>
      </w:r>
    </w:p>
    <w:p w:rsidR="00000000" w:rsidDel="00000000" w:rsidP="00000000" w:rsidRDefault="00000000" w:rsidRPr="00000000" w14:paraId="00000091">
      <w:pPr>
        <w:numPr>
          <w:ilvl w:val="2"/>
          <w:numId w:val="6"/>
        </w:numPr>
        <w:ind w:left="2160" w:hanging="360"/>
        <w:rPr>
          <w:color w:val="ff00ff"/>
          <w:u w:val="none"/>
        </w:rPr>
      </w:pPr>
      <w:r w:rsidDel="00000000" w:rsidR="00000000" w:rsidRPr="00000000">
        <w:rPr>
          <w:color w:val="ff00ff"/>
          <w:rtl w:val="0"/>
        </w:rPr>
        <w:t xml:space="preserve">Start preparing slides (person 4)</w:t>
      </w:r>
    </w:p>
    <w:p w:rsidR="00000000" w:rsidDel="00000000" w:rsidP="00000000" w:rsidRDefault="00000000" w:rsidRPr="00000000" w14:paraId="00000092">
      <w:pPr>
        <w:numPr>
          <w:ilvl w:val="1"/>
          <w:numId w:val="6"/>
        </w:numPr>
        <w:ind w:left="1440" w:hanging="360"/>
        <w:rPr>
          <w:color w:val="ff00ff"/>
          <w:u w:val="none"/>
        </w:rPr>
      </w:pPr>
      <w:r w:rsidDel="00000000" w:rsidR="00000000" w:rsidRPr="00000000">
        <w:rPr>
          <w:color w:val="ff00ff"/>
          <w:rtl w:val="0"/>
        </w:rPr>
        <w:t xml:space="preserve">Before/During 1/8/23 session</w:t>
      </w:r>
    </w:p>
    <w:p w:rsidR="00000000" w:rsidDel="00000000" w:rsidP="00000000" w:rsidRDefault="00000000" w:rsidRPr="00000000" w14:paraId="00000093">
      <w:pPr>
        <w:numPr>
          <w:ilvl w:val="2"/>
          <w:numId w:val="6"/>
        </w:numPr>
        <w:ind w:left="2160" w:hanging="360"/>
        <w:rPr>
          <w:color w:val="ff00ff"/>
          <w:u w:val="none"/>
        </w:rPr>
      </w:pPr>
      <w:r w:rsidDel="00000000" w:rsidR="00000000" w:rsidRPr="00000000">
        <w:rPr>
          <w:color w:val="ff00ff"/>
          <w:rtl w:val="0"/>
        </w:rPr>
        <w:t xml:space="preserve">Create slides (2 people)</w:t>
      </w:r>
    </w:p>
    <w:p w:rsidR="00000000" w:rsidDel="00000000" w:rsidP="00000000" w:rsidRDefault="00000000" w:rsidRPr="00000000" w14:paraId="00000094">
      <w:pPr>
        <w:numPr>
          <w:ilvl w:val="2"/>
          <w:numId w:val="6"/>
        </w:numPr>
        <w:ind w:left="2160" w:hanging="360"/>
        <w:rPr>
          <w:color w:val="ff00ff"/>
          <w:u w:val="none"/>
        </w:rPr>
      </w:pPr>
      <w:r w:rsidDel="00000000" w:rsidR="00000000" w:rsidRPr="00000000">
        <w:rPr>
          <w:color w:val="ff00ff"/>
          <w:rtl w:val="0"/>
        </w:rPr>
        <w:t xml:space="preserve">Solidify documentation README (1 person)</w:t>
      </w:r>
    </w:p>
    <w:p w:rsidR="00000000" w:rsidDel="00000000" w:rsidP="00000000" w:rsidRDefault="00000000" w:rsidRPr="00000000" w14:paraId="00000095">
      <w:pPr>
        <w:numPr>
          <w:ilvl w:val="2"/>
          <w:numId w:val="6"/>
        </w:numPr>
        <w:ind w:left="2160" w:hanging="360"/>
        <w:rPr>
          <w:color w:val="ff00ff"/>
          <w:u w:val="none"/>
        </w:rPr>
      </w:pPr>
      <w:r w:rsidDel="00000000" w:rsidR="00000000" w:rsidRPr="00000000">
        <w:rPr>
          <w:color w:val="ff00ff"/>
          <w:rtl w:val="0"/>
        </w:rPr>
        <w:t xml:space="preserve">Finish any coding (1 person)</w:t>
      </w:r>
    </w:p>
    <w:p w:rsidR="00000000" w:rsidDel="00000000" w:rsidP="00000000" w:rsidRDefault="00000000" w:rsidRPr="00000000" w14:paraId="00000096">
      <w:pPr>
        <w:numPr>
          <w:ilvl w:val="2"/>
          <w:numId w:val="6"/>
        </w:numPr>
        <w:ind w:left="2160" w:hanging="360"/>
        <w:rPr>
          <w:color w:val="ff00ff"/>
          <w:u w:val="none"/>
        </w:rPr>
      </w:pPr>
      <w:r w:rsidDel="00000000" w:rsidR="00000000" w:rsidRPr="00000000">
        <w:rPr>
          <w:color w:val="ff00ff"/>
          <w:rtl w:val="0"/>
        </w:rPr>
        <w:t xml:space="preserve">Practice presentation</w:t>
      </w:r>
    </w:p>
    <w:p w:rsidR="00000000" w:rsidDel="00000000" w:rsidP="00000000" w:rsidRDefault="00000000" w:rsidRPr="00000000" w14:paraId="00000097">
      <w:pPr>
        <w:pStyle w:val="Heading2"/>
        <w:rPr/>
      </w:pPr>
      <w:bookmarkStart w:colFirst="0" w:colLast="0" w:name="_qrkomzw8f6bj" w:id="6"/>
      <w:bookmarkEnd w:id="6"/>
      <w:r w:rsidDel="00000000" w:rsidR="00000000" w:rsidRPr="00000000">
        <w:rPr>
          <w:rtl w:val="0"/>
        </w:rPr>
        <w:t xml:space="preserve">Visualization strategy </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Heat map</w:t>
      </w:r>
    </w:p>
    <w:p w:rsidR="00000000" w:rsidDel="00000000" w:rsidP="00000000" w:rsidRDefault="00000000" w:rsidRPr="00000000" w14:paraId="00000099">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Change w:author="Meredith M" w:id="2" w:date="2023-12-22T19:06:29Z">
            <w:rPr>
              <w:u w:val="none"/>
            </w:rPr>
          </w:rPrChange>
        </w:rPr>
        <w:pPrChange w:author="Meredith M" w:id="0" w:date="2023-12-22T19:06:29Z">
          <w:pPr>
            <w:numPr>
              <w:ilvl w:val="0"/>
              <w:numId w:val="1"/>
            </w:numPr>
            <w:ind w:left="720" w:hanging="360"/>
          </w:pPr>
        </w:pPrChange>
      </w:pPr>
      <w:ins w:author="Meredith M" w:id="1" w:date="2023-12-22T19:06:29Z">
        <w:r w:rsidDel="00000000" w:rsidR="00000000" w:rsidRPr="00000000">
          <w:rPr>
            <w:rtl w:val="0"/>
          </w:rPr>
          <w:t xml:space="preserve">plot(subplots=True) to see numerous columns plotted separately in same figure</w:t>
        </w:r>
      </w:ins>
      <w:r w:rsidDel="00000000" w:rsidR="00000000" w:rsidRPr="00000000">
        <w:rPr>
          <w:rtl w:val="0"/>
        </w:rPr>
      </w:r>
    </w:p>
    <w:p w:rsidR="00000000" w:rsidDel="00000000" w:rsidP="00000000" w:rsidRDefault="00000000" w:rsidRPr="00000000" w14:paraId="0000009A">
      <w:pPr>
        <w:numPr>
          <w:ilvl w:val="0"/>
          <w:numId w:val="1"/>
        </w:numPr>
        <w:ind w:left="720" w:hanging="360"/>
        <w:rPr>
          <w:u w:val="none"/>
        </w:rPr>
      </w:pPr>
      <w:ins w:author="Meredith M" w:id="3" w:date="2023-12-22T19:19:27Z">
        <w:r w:rsidDel="00000000" w:rsidR="00000000" w:rsidRPr="00000000">
          <w:rPr>
            <w:rtl w:val="0"/>
          </w:rPr>
          <w:t xml:space="preserve">.corr function to compute correlations</w:t>
        </w:r>
      </w:ins>
      <w:r w:rsidDel="00000000" w:rsidR="00000000" w:rsidRPr="00000000">
        <w:rPr>
          <w:rtl w:val="0"/>
        </w:rPr>
      </w:r>
    </w:p>
    <w:p w:rsidR="00000000" w:rsidDel="00000000" w:rsidP="00000000" w:rsidRDefault="00000000" w:rsidRPr="00000000" w14:paraId="0000009B">
      <w:pPr>
        <w:numPr>
          <w:ilvl w:val="0"/>
          <w:numId w:val="1"/>
        </w:numPr>
        <w:ind w:left="720" w:hanging="360"/>
        <w:rPr>
          <w:color w:val="8e7cc3"/>
        </w:rPr>
      </w:pPr>
      <w:r w:rsidDel="00000000" w:rsidR="00000000" w:rsidRPr="00000000">
        <w:rPr>
          <w:color w:val="8e7cc3"/>
          <w:rtl w:val="0"/>
        </w:rPr>
        <w:t xml:space="preserve">JZD: Use city on the horizontal axis </w:t>
      </w:r>
    </w:p>
    <w:p w:rsidR="00000000" w:rsidDel="00000000" w:rsidP="00000000" w:rsidRDefault="00000000" w:rsidRPr="00000000" w14:paraId="0000009C">
      <w:pPr>
        <w:numPr>
          <w:ilvl w:val="0"/>
          <w:numId w:val="1"/>
        </w:numPr>
        <w:ind w:left="720" w:hanging="360"/>
        <w:rPr>
          <w:color w:val="38761d"/>
        </w:rPr>
      </w:pPr>
      <w:r w:rsidDel="00000000" w:rsidR="00000000" w:rsidRPr="00000000">
        <w:rPr>
          <w:color w:val="38761d"/>
          <w:rtl w:val="0"/>
        </w:rPr>
        <w:t xml:space="preserve">SB: Question - are we comparing city to city?  If yes, I would suggest we do the analysis of each city separately first - so I’m assuming the graph being referenced above is for the city v city analysis - ie what factors where most impactful to a score  - we could do a scatter with a quadrant plot </w:t>
      </w:r>
    </w:p>
    <w:p w:rsidR="00000000" w:rsidDel="00000000" w:rsidP="00000000" w:rsidRDefault="00000000" w:rsidRPr="00000000" w14:paraId="0000009D">
      <w:pPr>
        <w:numPr>
          <w:ilvl w:val="0"/>
          <w:numId w:val="1"/>
        </w:numPr>
        <w:ind w:left="720" w:hanging="360"/>
        <w:rPr>
          <w:color w:val="8e7cc3"/>
        </w:rPr>
      </w:pPr>
      <w:r w:rsidDel="00000000" w:rsidR="00000000" w:rsidRPr="00000000">
        <w:rPr>
          <w:color w:val="8e7cc3"/>
          <w:rtl w:val="0"/>
        </w:rPr>
        <w:t xml:space="preserve">JZD: One page of the slide deck should incorporate all exploratory or nifty findings which will leave more room for the advanced items i.e., .corr, if there are more than that we should include in appendix</w:t>
      </w:r>
    </w:p>
    <w:p w:rsidR="00000000" w:rsidDel="00000000" w:rsidP="00000000" w:rsidRDefault="00000000" w:rsidRPr="00000000" w14:paraId="0000009E">
      <w:pPr>
        <w:numPr>
          <w:ilvl w:val="1"/>
          <w:numId w:val="1"/>
        </w:numPr>
        <w:ind w:left="1440" w:hanging="360"/>
        <w:rPr>
          <w:color w:val="8e7cc3"/>
        </w:rPr>
      </w:pPr>
      <w:r w:rsidDel="00000000" w:rsidR="00000000" w:rsidRPr="00000000">
        <w:rPr>
          <w:color w:val="8e7cc3"/>
          <w:rtl w:val="0"/>
        </w:rPr>
        <w:t xml:space="preserve">Slide 1: Title </w:t>
      </w:r>
    </w:p>
    <w:p w:rsidR="00000000" w:rsidDel="00000000" w:rsidP="00000000" w:rsidRDefault="00000000" w:rsidRPr="00000000" w14:paraId="0000009F">
      <w:pPr>
        <w:numPr>
          <w:ilvl w:val="1"/>
          <w:numId w:val="1"/>
        </w:numPr>
        <w:ind w:left="1440" w:hanging="360"/>
        <w:rPr>
          <w:color w:val="8e7cc3"/>
        </w:rPr>
      </w:pPr>
      <w:r w:rsidDel="00000000" w:rsidR="00000000" w:rsidRPr="00000000">
        <w:rPr>
          <w:color w:val="8e7cc3"/>
          <w:rtl w:val="0"/>
        </w:rPr>
        <w:t xml:space="preserve">Slide 2: Data (data types and where we got it), Methodology (analysis plan, sample sizes, etc.), Hypothesis </w:t>
      </w:r>
    </w:p>
    <w:p w:rsidR="00000000" w:rsidDel="00000000" w:rsidP="00000000" w:rsidRDefault="00000000" w:rsidRPr="00000000" w14:paraId="000000A0">
      <w:pPr>
        <w:numPr>
          <w:ilvl w:val="1"/>
          <w:numId w:val="1"/>
        </w:numPr>
        <w:ind w:left="1440" w:hanging="360"/>
        <w:rPr>
          <w:color w:val="8e7cc3"/>
        </w:rPr>
      </w:pPr>
      <w:r w:rsidDel="00000000" w:rsidR="00000000" w:rsidRPr="00000000">
        <w:rPr>
          <w:color w:val="8e7cc3"/>
          <w:rtl w:val="0"/>
        </w:rPr>
        <w:t xml:space="preserve">Slide 3: Exploratory data or supporting data</w:t>
      </w:r>
    </w:p>
    <w:p w:rsidR="00000000" w:rsidDel="00000000" w:rsidP="00000000" w:rsidRDefault="00000000" w:rsidRPr="00000000" w14:paraId="000000A1">
      <w:pPr>
        <w:numPr>
          <w:ilvl w:val="1"/>
          <w:numId w:val="1"/>
        </w:numPr>
        <w:ind w:left="1440" w:hanging="360"/>
        <w:rPr>
          <w:color w:val="8e7cc3"/>
        </w:rPr>
      </w:pPr>
      <w:r w:rsidDel="00000000" w:rsidR="00000000" w:rsidRPr="00000000">
        <w:rPr>
          <w:color w:val="8e7cc3"/>
          <w:rtl w:val="0"/>
        </w:rPr>
        <w:t xml:space="preserve">Slides: Hypothesis 1 - Overall Rating</w:t>
      </w:r>
    </w:p>
    <w:p w:rsidR="00000000" w:rsidDel="00000000" w:rsidP="00000000" w:rsidRDefault="00000000" w:rsidRPr="00000000" w14:paraId="000000A2">
      <w:pPr>
        <w:numPr>
          <w:ilvl w:val="2"/>
          <w:numId w:val="1"/>
        </w:numPr>
        <w:ind w:left="2160" w:hanging="360"/>
        <w:rPr>
          <w:color w:val="8e7cc3"/>
          <w:u w:val="none"/>
        </w:rPr>
      </w:pPr>
      <w:r w:rsidDel="00000000" w:rsidR="00000000" w:rsidRPr="00000000">
        <w:rPr>
          <w:color w:val="8e7cc3"/>
          <w:rtl w:val="0"/>
        </w:rPr>
        <w:t xml:space="preserve">Jennifer</w:t>
      </w:r>
    </w:p>
    <w:p w:rsidR="00000000" w:rsidDel="00000000" w:rsidP="00000000" w:rsidRDefault="00000000" w:rsidRPr="00000000" w14:paraId="000000A3">
      <w:pPr>
        <w:numPr>
          <w:ilvl w:val="1"/>
          <w:numId w:val="1"/>
        </w:numPr>
        <w:ind w:left="1440" w:hanging="360"/>
        <w:rPr>
          <w:color w:val="8e7cc3"/>
          <w:u w:val="none"/>
        </w:rPr>
      </w:pPr>
      <w:r w:rsidDel="00000000" w:rsidR="00000000" w:rsidRPr="00000000">
        <w:rPr>
          <w:color w:val="8e7cc3"/>
          <w:rtl w:val="0"/>
        </w:rPr>
        <w:t xml:space="preserve">Slides: Hypothesis 2 - Price</w:t>
      </w:r>
    </w:p>
    <w:p w:rsidR="00000000" w:rsidDel="00000000" w:rsidP="00000000" w:rsidRDefault="00000000" w:rsidRPr="00000000" w14:paraId="000000A4">
      <w:pPr>
        <w:numPr>
          <w:ilvl w:val="2"/>
          <w:numId w:val="1"/>
        </w:numPr>
        <w:ind w:left="2160" w:hanging="360"/>
        <w:rPr>
          <w:color w:val="8e7cc3"/>
          <w:u w:val="none"/>
        </w:rPr>
      </w:pPr>
      <w:commentRangeStart w:id="4"/>
      <w:r w:rsidDel="00000000" w:rsidR="00000000" w:rsidRPr="00000000">
        <w:rPr>
          <w:color w:val="8e7cc3"/>
          <w:rtl w:val="0"/>
        </w:rPr>
        <w:t xml:space="preserve">Meredith</w:t>
      </w:r>
      <w:commentRangeEnd w:id="4"/>
      <w:r w:rsidDel="00000000" w:rsidR="00000000" w:rsidRPr="00000000">
        <w:commentReference w:id="4"/>
      </w:r>
      <w:r w:rsidDel="00000000" w:rsidR="00000000" w:rsidRPr="00000000">
        <w:rPr>
          <w:color w:val="8e7cc3"/>
          <w:rtl w:val="0"/>
        </w:rPr>
        <w:t xml:space="preserve"> and Brandon</w:t>
      </w:r>
    </w:p>
    <w:p w:rsidR="00000000" w:rsidDel="00000000" w:rsidP="00000000" w:rsidRDefault="00000000" w:rsidRPr="00000000" w14:paraId="000000A5">
      <w:pPr>
        <w:numPr>
          <w:ilvl w:val="1"/>
          <w:numId w:val="1"/>
        </w:numPr>
        <w:ind w:left="1440" w:hanging="360"/>
        <w:rPr>
          <w:color w:val="8e7cc3"/>
          <w:u w:val="none"/>
        </w:rPr>
      </w:pPr>
      <w:r w:rsidDel="00000000" w:rsidR="00000000" w:rsidRPr="00000000">
        <w:rPr>
          <w:color w:val="8e7cc3"/>
          <w:rtl w:val="0"/>
        </w:rPr>
        <w:t xml:space="preserve">Slides:  Hypothesis 3 - Host</w:t>
      </w:r>
    </w:p>
    <w:p w:rsidR="00000000" w:rsidDel="00000000" w:rsidP="00000000" w:rsidRDefault="00000000" w:rsidRPr="00000000" w14:paraId="000000A6">
      <w:pPr>
        <w:numPr>
          <w:ilvl w:val="2"/>
          <w:numId w:val="1"/>
        </w:numPr>
        <w:ind w:left="2160" w:hanging="360"/>
        <w:rPr>
          <w:color w:val="8e7cc3"/>
          <w:u w:val="none"/>
        </w:rPr>
      </w:pPr>
      <w:r w:rsidDel="00000000" w:rsidR="00000000" w:rsidRPr="00000000">
        <w:rPr>
          <w:color w:val="8e7cc3"/>
          <w:rtl w:val="0"/>
        </w:rPr>
        <w:t xml:space="preserve">Sonja </w:t>
      </w:r>
    </w:p>
    <w:p w:rsidR="00000000" w:rsidDel="00000000" w:rsidP="00000000" w:rsidRDefault="00000000" w:rsidRPr="00000000" w14:paraId="000000A7">
      <w:pPr>
        <w:numPr>
          <w:ilvl w:val="1"/>
          <w:numId w:val="1"/>
        </w:numPr>
        <w:ind w:left="1440" w:hanging="360"/>
        <w:rPr>
          <w:color w:val="8e7cc3"/>
          <w:u w:val="none"/>
        </w:rPr>
      </w:pPr>
      <w:r w:rsidDel="00000000" w:rsidR="00000000" w:rsidRPr="00000000">
        <w:rPr>
          <w:color w:val="8e7cc3"/>
          <w:rtl w:val="0"/>
        </w:rPr>
        <w:t xml:space="preserve">Slide 7: Hold for additional corresponding data</w:t>
      </w:r>
    </w:p>
    <w:p w:rsidR="00000000" w:rsidDel="00000000" w:rsidP="00000000" w:rsidRDefault="00000000" w:rsidRPr="00000000" w14:paraId="000000A8">
      <w:pPr>
        <w:numPr>
          <w:ilvl w:val="1"/>
          <w:numId w:val="1"/>
        </w:numPr>
        <w:ind w:left="1440" w:hanging="360"/>
        <w:rPr>
          <w:color w:val="8e7cc3"/>
        </w:rPr>
      </w:pPr>
      <w:r w:rsidDel="00000000" w:rsidR="00000000" w:rsidRPr="00000000">
        <w:rPr>
          <w:color w:val="8e7cc3"/>
          <w:rtl w:val="0"/>
        </w:rPr>
        <w:t xml:space="preserve">Slide 8: Hold for additional corresponding data</w:t>
      </w:r>
    </w:p>
    <w:p w:rsidR="00000000" w:rsidDel="00000000" w:rsidP="00000000" w:rsidRDefault="00000000" w:rsidRPr="00000000" w14:paraId="000000A9">
      <w:pPr>
        <w:numPr>
          <w:ilvl w:val="1"/>
          <w:numId w:val="1"/>
        </w:numPr>
        <w:ind w:left="1440" w:hanging="360"/>
        <w:rPr>
          <w:color w:val="8e7cc3"/>
          <w:u w:val="none"/>
        </w:rPr>
      </w:pPr>
      <w:r w:rsidDel="00000000" w:rsidR="00000000" w:rsidRPr="00000000">
        <w:rPr>
          <w:color w:val="8e7cc3"/>
          <w:rtl w:val="0"/>
        </w:rPr>
        <w:t xml:space="preserve">Slide 9: Insights, recommendations, limitations of the study</w:t>
      </w:r>
    </w:p>
    <w:p w:rsidR="00000000" w:rsidDel="00000000" w:rsidP="00000000" w:rsidRDefault="00000000" w:rsidRPr="00000000" w14:paraId="000000AA">
      <w:pPr>
        <w:numPr>
          <w:ilvl w:val="1"/>
          <w:numId w:val="1"/>
        </w:numPr>
        <w:ind w:left="1440" w:hanging="360"/>
        <w:rPr>
          <w:color w:val="8e7cc3"/>
          <w:u w:val="none"/>
        </w:rPr>
        <w:sectPr>
          <w:footerReference r:id="rId10" w:type="default"/>
          <w:pgSz w:h="15840" w:w="12240" w:orient="portrait"/>
          <w:pgMar w:bottom="720" w:top="720" w:left="720" w:right="720" w:header="720" w:footer="720"/>
          <w:pgNumType w:start="1"/>
        </w:sectPr>
      </w:pPr>
      <w:r w:rsidDel="00000000" w:rsidR="00000000" w:rsidRPr="00000000">
        <w:rPr>
          <w:color w:val="8e7cc3"/>
          <w:rtl w:val="0"/>
        </w:rPr>
        <w:t xml:space="preserve">Slide 10: Questions?</w:t>
      </w:r>
      <w:r w:rsidDel="00000000" w:rsidR="00000000" w:rsidRPr="00000000">
        <w:rPr>
          <w:rtl w:val="0"/>
        </w:rPr>
      </w:r>
    </w:p>
    <w:p w:rsidR="00000000" w:rsidDel="00000000" w:rsidP="00000000" w:rsidRDefault="00000000" w:rsidRPr="00000000" w14:paraId="000000AB">
      <w:pPr>
        <w:pStyle w:val="Heading2"/>
        <w:ind w:left="0" w:firstLine="0"/>
        <w:rPr>
          <w:color w:val="1155cc"/>
        </w:rPr>
      </w:pPr>
      <w:bookmarkStart w:colFirst="0" w:colLast="0" w:name="_ob3g15i6cdd" w:id="7"/>
      <w:bookmarkEnd w:id="7"/>
      <w:r w:rsidDel="00000000" w:rsidR="00000000" w:rsidRPr="00000000">
        <w:rPr>
          <w:color w:val="1155cc"/>
          <w:rtl w:val="0"/>
        </w:rPr>
        <w:t xml:space="preserve">Ideas: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343541" w:val="clear"/>
        <w:spacing w:after="300" w:before="240" w:lineRule="auto"/>
        <w:rPr>
          <w:color w:val="ffffff"/>
          <w:sz w:val="27"/>
          <w:szCs w:val="27"/>
        </w:rPr>
      </w:pPr>
      <w:r w:rsidDel="00000000" w:rsidR="00000000" w:rsidRPr="00000000">
        <w:rPr>
          <w:color w:val="ffffff"/>
          <w:sz w:val="27"/>
          <w:szCs w:val="27"/>
          <w:rtl w:val="0"/>
        </w:rPr>
        <w:t xml:space="preserve">Here are some key aspects and recommendations on how to use this data:</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1.</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Listing Details</w:t>
      </w:r>
      <w:r w:rsidDel="00000000" w:rsidR="00000000" w:rsidRPr="00000000">
        <w:rPr>
          <w:color w:val="ffffff"/>
          <w:sz w:val="27"/>
          <w:szCs w:val="27"/>
          <w:rtl w:val="0"/>
        </w:rPr>
        <w:t xml:space="preserve">: The dataset includes basic details like listing URL, name, summary, and description. Analyze these for common themes or keywords that could indicate popular features in Boston listings.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2.</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Location Data</w:t>
      </w:r>
      <w:r w:rsidDel="00000000" w:rsidR="00000000" w:rsidRPr="00000000">
        <w:rPr>
          <w:color w:val="ffffff"/>
          <w:sz w:val="27"/>
          <w:szCs w:val="27"/>
          <w:rtl w:val="0"/>
        </w:rPr>
        <w:t xml:space="preserve">: You have information on neighborhoods and geolocations. This can</w:t>
      </w:r>
      <w:commentRangeStart w:id="5"/>
      <w:commentRangeStart w:id="6"/>
      <w:commentRangeStart w:id="7"/>
      <w:r w:rsidDel="00000000" w:rsidR="00000000" w:rsidRPr="00000000">
        <w:rPr>
          <w:color w:val="ffffff"/>
          <w:sz w:val="27"/>
          <w:szCs w:val="27"/>
          <w:rtl w:val="0"/>
        </w:rPr>
        <w:t xml:space="preserve"> </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color w:val="ffffff"/>
          <w:sz w:val="27"/>
          <w:szCs w:val="27"/>
          <w:rtl w:val="0"/>
        </w:rPr>
        <w:t xml:space="preserve">be used to analyze spatial distribution of listings, identify popular areas, and examine pricing patterns across different neighborhoods.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3.</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Pricing Information</w:t>
      </w:r>
      <w:r w:rsidDel="00000000" w:rsidR="00000000" w:rsidRPr="00000000">
        <w:rPr>
          <w:color w:val="ffffff"/>
          <w:sz w:val="27"/>
          <w:szCs w:val="27"/>
          <w:rtl w:val="0"/>
        </w:rPr>
        <w:t xml:space="preserve">: The dataset likely contains pricing details. Examine how pricing varies with location, type of property, number of bedrooms, or other amenities. This could provide insights into the market dynamics in Boston.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4.</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Availability and Booking Patterns</w:t>
      </w:r>
      <w:r w:rsidDel="00000000" w:rsidR="00000000" w:rsidRPr="00000000">
        <w:rPr>
          <w:color w:val="ffffff"/>
          <w:sz w:val="27"/>
          <w:szCs w:val="27"/>
          <w:rtl w:val="0"/>
        </w:rPr>
        <w:t xml:space="preserve">: Data on availability and previous booking patterns (if available) can be used to understand demand trends and peak tourism periods in Boston.</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5.</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Host Information</w:t>
      </w:r>
      <w:r w:rsidDel="00000000" w:rsidR="00000000" w:rsidRPr="00000000">
        <w:rPr>
          <w:color w:val="ffffff"/>
          <w:sz w:val="27"/>
          <w:szCs w:val="27"/>
          <w:rtl w:val="0"/>
        </w:rPr>
        <w:t xml:space="preserve">: Details about hosts, such as the number of listings they have and their response rate, can be insightful for understanding the market from the supply side.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6.</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Reviews and Ratings</w:t>
      </w:r>
      <w:r w:rsidDel="00000000" w:rsidR="00000000" w:rsidRPr="00000000">
        <w:rPr>
          <w:color w:val="ffffff"/>
          <w:sz w:val="27"/>
          <w:szCs w:val="27"/>
          <w:rtl w:val="0"/>
        </w:rPr>
        <w:t xml:space="preserve">: Analyzing reviews and ratings could reveal insights into customer satisfaction and what factors most significantly impact guest experience.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7.</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Amenities and Features</w:t>
      </w:r>
      <w:r w:rsidDel="00000000" w:rsidR="00000000" w:rsidRPr="00000000">
        <w:rPr>
          <w:color w:val="ffffff"/>
          <w:sz w:val="27"/>
          <w:szCs w:val="27"/>
          <w:rtl w:val="0"/>
        </w:rPr>
        <w:t xml:space="preserve">: Understanding what amenities are offered and their frequency can help identify what makes a listing more appealing in the Boston market.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343541" w:val="clear"/>
        <w:ind w:left="360" w:firstLine="0"/>
        <w:rPr>
          <w:color w:val="ffffff"/>
          <w:sz w:val="27"/>
          <w:szCs w:val="27"/>
        </w:rPr>
      </w:pPr>
      <w:r w:rsidDel="00000000" w:rsidR="00000000" w:rsidRPr="00000000">
        <w:rPr>
          <w:color w:val="ffffff"/>
          <w:sz w:val="27"/>
          <w:szCs w:val="27"/>
          <w:rtl w:val="0"/>
        </w:rPr>
        <w:t xml:space="preserve">8.</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b w:val="1"/>
          <w:color w:val="ffffff"/>
          <w:sz w:val="27"/>
          <w:szCs w:val="27"/>
          <w:rtl w:val="0"/>
        </w:rPr>
        <w:t xml:space="preserve">Cancellation Policies and Other Rules</w:t>
      </w:r>
      <w:r w:rsidDel="00000000" w:rsidR="00000000" w:rsidRPr="00000000">
        <w:rPr>
          <w:color w:val="ffffff"/>
          <w:sz w:val="27"/>
          <w:szCs w:val="27"/>
          <w:rtl w:val="0"/>
        </w:rPr>
        <w:t xml:space="preserve">: This could be interesting to explore how strict or flexible policies affect booking rates or customer satisfaction.</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343541" w:val="clear"/>
        <w:spacing w:after="100" w:before="300" w:lineRule="auto"/>
        <w:rPr>
          <w:color w:val="ffffff"/>
          <w:sz w:val="27"/>
          <w:szCs w:val="27"/>
        </w:rPr>
      </w:pPr>
      <w:r w:rsidDel="00000000" w:rsidR="00000000" w:rsidRPr="00000000">
        <w:rPr>
          <w:color w:val="ffffff"/>
          <w:sz w:val="27"/>
          <w:szCs w:val="27"/>
          <w:rtl w:val="0"/>
        </w:rPr>
        <w:t xml:space="preserve">To conduct a thorough EDA, you should start with data cleaning and preprocessing, such as handling missing values, converting data types if necessary, and normalizing text data. After that, employ descriptive statistics and visualization techniques to uncover trends, patterns, and anomalies in the data. Advanced analyses could include correlation studies, hypothesis testing, or even predictive modeling if you're looking to forecast future trends based on this data.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before="240" w:lineRule="auto"/>
        <w:jc w:val="center"/>
        <w:rPr>
          <w:sz w:val="16"/>
          <w:szCs w:val="16"/>
        </w:rPr>
      </w:pPr>
      <w:r w:rsidDel="00000000" w:rsidR="00000000" w:rsidRPr="00000000">
        <w:rPr>
          <w:sz w:val="16"/>
          <w:szCs w:val="16"/>
          <w:rtl w:val="0"/>
        </w:rPr>
        <w:t xml:space="preserve">Top of Form</w:t>
      </w:r>
    </w:p>
    <w:p w:rsidR="00000000" w:rsidDel="00000000" w:rsidP="00000000" w:rsidRDefault="00000000" w:rsidRPr="00000000" w14:paraId="000000B7">
      <w:pPr>
        <w:pStyle w:val="Heading2"/>
        <w:spacing w:after="240" w:before="240" w:lineRule="auto"/>
        <w:rPr/>
      </w:pPr>
      <w:bookmarkStart w:colFirst="0" w:colLast="0" w:name="_uxgri11djmvg" w:id="8"/>
      <w:bookmarkEnd w:id="8"/>
      <w:commentRangeStart w:id="8"/>
      <w:r w:rsidDel="00000000" w:rsidR="00000000" w:rsidRPr="00000000">
        <w:rPr>
          <w:rtl w:val="0"/>
        </w:rPr>
        <w:t xml:space="preserve"> </w:t>
      </w:r>
      <w:r w:rsidDel="00000000" w:rsidR="00000000" w:rsidRPr="00000000">
        <w:rPr>
          <w:sz w:val="32"/>
          <w:szCs w:val="32"/>
          <w:rtl w:val="0"/>
        </w:rPr>
        <w:t xml:space="preserve">Python Tools:</w:t>
      </w:r>
      <w:commentRangeEnd w:id="8"/>
      <w:r w:rsidDel="00000000" w:rsidR="00000000" w:rsidRPr="00000000">
        <w:commentReference w:id="8"/>
      </w:r>
      <w:commentRangeStart w:id="9"/>
      <w:commentRangeStart w:id="10"/>
      <w:r w:rsidDel="00000000" w:rsidR="00000000" w:rsidRPr="00000000">
        <w:rPr>
          <w:rtl w:val="0"/>
        </w:rPr>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commentRangeEnd w:id="9"/>
      <w:r w:rsidDel="00000000" w:rsidR="00000000" w:rsidRPr="00000000">
        <w:commentReference w:id="9"/>
      </w:r>
      <w:commentRangeEnd w:id="10"/>
      <w:r w:rsidDel="00000000" w:rsidR="00000000" w:rsidRPr="00000000">
        <w:commentReference w:id="10"/>
      </w:r>
      <w:r w:rsidDel="00000000" w:rsidR="00000000" w:rsidRPr="00000000">
        <w:rPr>
          <w:rFonts w:ascii="Courier New" w:cs="Courier New" w:eastAsia="Courier New" w:hAnsi="Courier New"/>
          <w:color w:val="cccccc"/>
          <w:sz w:val="21"/>
          <w:szCs w:val="21"/>
          <w:rtl w:val="0"/>
        </w:rPr>
        <w:t xml:space="preserve">Dependencies</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seaborn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sns</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scipy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sp</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scipy.stats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sts</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scipy.stats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datasets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dta</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requests</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dotenv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load_dotenv</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census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Census</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pathlib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Path</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Data type conversions and math:</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9cdcfe"/>
          <w:sz w:val="21"/>
          <w:szCs w:val="21"/>
          <w:rtl w:val="0"/>
        </w:rPr>
        <w:t xml:space="preserve">Variables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.sum(), .sub(), .mul(), .div(), .mean(), .median(), .mode(),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9cdcfe"/>
          <w:sz w:val="21"/>
          <w:szCs w:val="21"/>
          <w:rtl w:val="0"/>
        </w:rPr>
        <w:t xml:space="preserve">Functions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Examples</w:t>
      </w:r>
      <w:r w:rsidDel="00000000" w:rsidR="00000000" w:rsidRPr="00000000">
        <w:rPr>
          <w:rFonts w:ascii="Courier New" w:cs="Courier New" w:eastAsia="Courier New" w:hAnsi="Courier New"/>
          <w:color w:val="cccccc"/>
          <w:sz w:val="21"/>
          <w:szCs w:val="21"/>
          <w:rtl w:val="0"/>
        </w:rPr>
        <w:t xml:space="preserve">: Adding up </w:t>
      </w:r>
      <w:r w:rsidDel="00000000" w:rsidR="00000000" w:rsidRPr="00000000">
        <w:rPr>
          <w:rFonts w:ascii="Courier New" w:cs="Courier New" w:eastAsia="Courier New" w:hAnsi="Courier New"/>
          <w:color w:val="dcdcaa"/>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 listings.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Formatting</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f44747"/>
          <w:sz w:val="21"/>
          <w:szCs w:val="21"/>
        </w:rPr>
      </w:pPr>
      <w:r w:rsidDel="00000000" w:rsidR="00000000" w:rsidRPr="00000000">
        <w:rPr>
          <w:rFonts w:ascii="Courier New" w:cs="Courier New" w:eastAsia="Courier New" w:hAnsi="Courier New"/>
          <w:color w:val="cccccc"/>
          <w:sz w:val="21"/>
          <w:szCs w:val="21"/>
          <w:rtl w:val="0"/>
        </w:rPr>
        <w:t xml:space="preserve">New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n</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Decmials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.2f(depends on decimal point placement)</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Lowercase</w:t>
      </w:r>
      <w:r w:rsidDel="00000000" w:rsidR="00000000" w:rsidRPr="00000000">
        <w:rPr>
          <w:rFonts w:ascii="Courier New" w:cs="Courier New" w:eastAsia="Courier New" w:hAnsi="Courier New"/>
          <w:color w:val="cccccc"/>
          <w:sz w:val="21"/>
          <w:szCs w:val="21"/>
          <w:rtl w:val="0"/>
        </w:rPr>
        <w:t xml:space="preserve">: {input_string.lower()}</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Uppercase</w:t>
      </w:r>
      <w:r w:rsidDel="00000000" w:rsidR="00000000" w:rsidRPr="00000000">
        <w:rPr>
          <w:rFonts w:ascii="Courier New" w:cs="Courier New" w:eastAsia="Courier New" w:hAnsi="Courier New"/>
          <w:color w:val="cccccc"/>
          <w:sz w:val="21"/>
          <w:szCs w:val="21"/>
          <w:rtl w:val="0"/>
        </w:rPr>
        <w:t xml:space="preserve">: {input_string.upper()}</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Title </w:t>
      </w:r>
      <w:r w:rsidDel="00000000" w:rsidR="00000000" w:rsidRPr="00000000">
        <w:rPr>
          <w:rFonts w:ascii="Courier New" w:cs="Courier New" w:eastAsia="Courier New" w:hAnsi="Courier New"/>
          <w:color w:val="9cdcfe"/>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{input_string.title()}</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Capitalize</w:t>
      </w:r>
      <w:r w:rsidDel="00000000" w:rsidR="00000000" w:rsidRPr="00000000">
        <w:rPr>
          <w:rFonts w:ascii="Courier New" w:cs="Courier New" w:eastAsia="Courier New" w:hAnsi="Courier New"/>
          <w:color w:val="cccccc"/>
          <w:sz w:val="21"/>
          <w:szCs w:val="21"/>
          <w:rtl w:val="0"/>
        </w:rPr>
        <w:t xml:space="preserve">: {input_string.capitalize()}</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Indexing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Add to an end of a </w:t>
      </w:r>
      <w:r w:rsidDel="00000000" w:rsidR="00000000" w:rsidRPr="00000000">
        <w:rPr>
          <w:rFonts w:ascii="Courier New" w:cs="Courier New" w:eastAsia="Courier New" w:hAnsi="Courier New"/>
          <w:color w:val="9cdcfe"/>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 .append()</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Remove</w:t>
      </w:r>
      <w:r w:rsidDel="00000000" w:rsidR="00000000" w:rsidRPr="00000000">
        <w:rPr>
          <w:rFonts w:ascii="Courier New" w:cs="Courier New" w:eastAsia="Courier New" w:hAnsi="Courier New"/>
          <w:color w:val="cccccc"/>
          <w:sz w:val="21"/>
          <w:szCs w:val="21"/>
          <w:rtl w:val="0"/>
        </w:rPr>
        <w:t xml:space="preserve">: .remove()</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9cdcfe"/>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Examples</w:t>
      </w:r>
      <w:r w:rsidDel="00000000" w:rsidR="00000000" w:rsidRPr="00000000">
        <w:rPr>
          <w:rFonts w:ascii="Courier New" w:cs="Courier New" w:eastAsia="Courier New" w:hAnsi="Courier New"/>
          <w:color w:val="cccccc"/>
          <w:sz w:val="21"/>
          <w:szCs w:val="21"/>
          <w:rtl w:val="0"/>
        </w:rPr>
        <w:t xml:space="preserve">: Update values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columns to </w:t>
      </w:r>
      <w:r w:rsidDel="00000000" w:rsidR="00000000" w:rsidRPr="00000000">
        <w:rPr>
          <w:rFonts w:ascii="Courier New" w:cs="Courier New" w:eastAsia="Courier New" w:hAnsi="Courier New"/>
          <w:color w:val="dcdcaa"/>
          <w:sz w:val="21"/>
          <w:szCs w:val="21"/>
          <w:rtl w:val="0"/>
        </w:rPr>
        <w:t xml:space="preserve">any</w:t>
      </w:r>
      <w:r w:rsidDel="00000000" w:rsidR="00000000" w:rsidRPr="00000000">
        <w:rPr>
          <w:rFonts w:ascii="Courier New" w:cs="Courier New" w:eastAsia="Courier New" w:hAnsi="Courier New"/>
          <w:color w:val="cccccc"/>
          <w:sz w:val="21"/>
          <w:szCs w:val="21"/>
          <w:rtl w:val="0"/>
        </w:rPr>
        <w:t xml:space="preserve"> specific. Make data more presentable.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Indexing</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.set_index()</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.reset.index(), drop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you don</w:t>
      </w:r>
      <w:r w:rsidDel="00000000" w:rsidR="00000000" w:rsidRPr="00000000">
        <w:rPr>
          <w:rFonts w:ascii="Courier New" w:cs="Courier New" w:eastAsia="Courier New" w:hAnsi="Courier New"/>
          <w:color w:val="ce9178"/>
          <w:sz w:val="21"/>
          <w:szCs w:val="21"/>
          <w:rtl w:val="0"/>
        </w:rPr>
        <w:t xml:space="preserve">'t want the index to show)</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.reindex()</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Print</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.format()</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string</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"Alice"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"My name 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I am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years 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4ec9b0"/>
          <w:sz w:val="21"/>
          <w:szCs w:val="21"/>
          <w:rtl w:val="0"/>
        </w:rPr>
        <w:t xml:space="preserve">str</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"Bob"</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output_str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 name is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and I am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years old."</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output_str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.format()</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"Charlie"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output_str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 name 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I am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years old."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output_str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Update .csv, .json, html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excel files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pandas</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"ISO-8859-1"</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delimiter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index_cols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parse_dates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low_memory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normalize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Examples</w:t>
      </w:r>
      <w:r w:rsidDel="00000000" w:rsidR="00000000" w:rsidRPr="00000000">
        <w:rPr>
          <w:rFonts w:ascii="Courier New" w:cs="Courier New" w:eastAsia="Courier New" w:hAnsi="Courier New"/>
          <w:color w:val="cccccc"/>
          <w:sz w:val="21"/>
          <w:szCs w:val="21"/>
          <w:rtl w:val="0"/>
        </w:rPr>
        <w:t xml:space="preserve">: setting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at first including anything to separate (., ;, _) to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data easier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Update columns</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.rename(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.sort_values()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ascending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(by default)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ascending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also 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.dropna(), 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'any'</w:t>
      </w:r>
      <w:r w:rsidDel="00000000" w:rsidR="00000000" w:rsidRPr="00000000">
        <w:rPr>
          <w:rFonts w:ascii="Courier New" w:cs="Courier New" w:eastAsia="Courier New" w:hAnsi="Courier New"/>
          <w:color w:val="cccccc"/>
          <w:sz w:val="21"/>
          <w:szCs w:val="21"/>
          <w:rtl w:val="0"/>
        </w:rPr>
        <w:t xml:space="preserve">, 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,replace()</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.value_counts()</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.fillna()</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.astype()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.drop_duplicates()</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.str.replace()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.drop()</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.to_list()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Verify columns</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.dtypes</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.count()</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.unique()</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.nunique()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.describe()</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.loc</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.iloc</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Filtering</w:t>
      </w:r>
      <w:r w:rsidDel="00000000" w:rsidR="00000000" w:rsidRPr="00000000">
        <w:rPr>
          <w:rFonts w:ascii="Courier New" w:cs="Courier New" w:eastAsia="Courier New" w:hAnsi="Courier New"/>
          <w:color w:val="cccccc"/>
          <w:sz w:val="21"/>
          <w:szCs w:val="21"/>
          <w:rtl w:val="0"/>
        </w:rPr>
        <w:t xml:space="preserve">: df.loc[df[</w:t>
      </w:r>
      <w:r w:rsidDel="00000000" w:rsidR="00000000" w:rsidRPr="00000000">
        <w:rPr>
          <w:rFonts w:ascii="Courier New" w:cs="Courier New" w:eastAsia="Courier New" w:hAnsi="Courier New"/>
          <w:color w:val="ce9178"/>
          <w:sz w:val="21"/>
          <w:szCs w:val="21"/>
          <w:rtl w:val="0"/>
        </w:rPr>
        <w:t xml:space="preserve">"Utility"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"Electricity"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Subsetting</w:t>
      </w:r>
      <w:r w:rsidDel="00000000" w:rsidR="00000000" w:rsidRPr="00000000">
        <w:rPr>
          <w:rFonts w:ascii="Courier New" w:cs="Courier New" w:eastAsia="Courier New" w:hAnsi="Courier New"/>
          <w:color w:val="cccccc"/>
          <w:sz w:val="21"/>
          <w:szCs w:val="21"/>
          <w:rtl w:val="0"/>
        </w:rPr>
        <w:t xml:space="preserve">: df[[]]</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.isnull()</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.isna()</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.columns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Show dataframes</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df</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.head()</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.tail()</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.info()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Apply </w:t>
      </w:r>
      <w:r w:rsidDel="00000000" w:rsidR="00000000" w:rsidRPr="00000000">
        <w:rPr>
          <w:rFonts w:ascii="Courier New" w:cs="Courier New" w:eastAsia="Courier New" w:hAnsi="Courier New"/>
          <w:color w:val="9cdcfe"/>
          <w:sz w:val="21"/>
          <w:szCs w:val="21"/>
          <w:rtl w:val="0"/>
        </w:rPr>
        <w:t xml:space="preserve">Functions</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def</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.apply()</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Data Collecting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Cleaning</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.copy()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Updating rows, columns,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dataframes</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concat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df.join()</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merge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df.groupby()</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df.groupby().agg()</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cut</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pivot_table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.melt()</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.pivot()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Datetime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to_datetime</w:t>
      </w:r>
      <w:r w:rsidDel="00000000" w:rsidR="00000000" w:rsidRPr="00000000">
        <w:rPr>
          <w:rFonts w:ascii="Courier New" w:cs="Courier New" w:eastAsia="Courier New" w:hAnsi="Courier New"/>
          <w:color w:val="cccccc"/>
          <w:sz w:val="21"/>
          <w:szCs w:val="21"/>
          <w:rtl w:val="0"/>
        </w:rPr>
        <w:t xml:space="preserve">, include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'coerce'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APIs</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4ec9b0"/>
          <w:sz w:val="21"/>
          <w:szCs w:val="21"/>
          <w:rtl w:val="0"/>
        </w:rPr>
        <w:t xml:space="preserve">requests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.json()</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json_normalize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load_dotenv()</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getenv</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Visualization</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 by default,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a line plot</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tight_layout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fig1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subplots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set_title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set_ylabel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boxplot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histplot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barplot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heatmap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countplot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relplot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lineplot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jointplot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w:t>
      </w:r>
      <w:r w:rsidDel="00000000" w:rsidR="00000000" w:rsidRPr="00000000">
        <w:rPr>
          <w:rFonts w:ascii="Courier New" w:cs="Courier New" w:eastAsia="Courier New" w:hAnsi="Courier New"/>
          <w:color w:val="cccccc"/>
          <w:sz w:val="21"/>
          <w:szCs w:val="21"/>
          <w:rtl w:val="0"/>
        </w:rPr>
        <w:t xml:space="preserve">: Visualize data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 listings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trends within each city.</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w:t>
      </w:r>
      <w:r w:rsidDel="00000000" w:rsidR="00000000" w:rsidRPr="00000000">
        <w:rPr>
          <w:rFonts w:ascii="Courier New" w:cs="Courier New" w:eastAsia="Courier New" w:hAnsi="Courier New"/>
          <w:color w:val="cccccc"/>
          <w:sz w:val="21"/>
          <w:szCs w:val="21"/>
          <w:rtl w:val="0"/>
        </w:rPr>
        <w:t xml:space="preserve">: Use scatterplot to show regression within data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plt)</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w:t>
      </w:r>
      <w:r w:rsidDel="00000000" w:rsidR="00000000" w:rsidRPr="00000000">
        <w:rPr>
          <w:rFonts w:ascii="Courier New" w:cs="Courier New" w:eastAsia="Courier New" w:hAnsi="Courier New"/>
          <w:color w:val="cccccc"/>
          <w:sz w:val="21"/>
          <w:szCs w:val="21"/>
          <w:rtl w:val="0"/>
        </w:rPr>
        <w:t xml:space="preserve">: Use heatmap to show correlation within data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plt </w:t>
      </w:r>
      <w:r w:rsidDel="00000000" w:rsidR="00000000" w:rsidRPr="00000000">
        <w:rPr>
          <w:rFonts w:ascii="Courier New" w:cs="Courier New" w:eastAsia="Courier New" w:hAnsi="Courier New"/>
          <w:color w:val="c586c0"/>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sns). Heatmaps are only available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seaborn</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Visualization enchancements</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bins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xlim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ylim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xticks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yticks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linewidth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facecolors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edgecolors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rotation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Statistic </w:t>
      </w:r>
      <w:r w:rsidDel="00000000" w:rsidR="00000000" w:rsidRPr="00000000">
        <w:rPr>
          <w:rFonts w:ascii="Courier New" w:cs="Courier New" w:eastAsia="Courier New" w:hAnsi="Courier New"/>
          <w:color w:val="9cdcfe"/>
          <w:sz w:val="21"/>
          <w:szCs w:val="21"/>
          <w:rtl w:val="0"/>
        </w:rPr>
        <w:t xml:space="preserve">Methods</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.std()</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.var()</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.corr()</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Examples</w:t>
      </w:r>
      <w:r w:rsidDel="00000000" w:rsidR="00000000" w:rsidRPr="00000000">
        <w:rPr>
          <w:rFonts w:ascii="Courier New" w:cs="Courier New" w:eastAsia="Courier New" w:hAnsi="Courier New"/>
          <w:color w:val="cccccc"/>
          <w:sz w:val="21"/>
          <w:szCs w:val="21"/>
          <w:rtl w:val="0"/>
        </w:rPr>
        <w:t xml:space="preserve">: best maps to use to plot statistical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Standard Deviation (std())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Variance (var()):</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Box </w:t>
      </w:r>
      <w:r w:rsidDel="00000000" w:rsidR="00000000" w:rsidRPr="00000000">
        <w:rPr>
          <w:rFonts w:ascii="Courier New" w:cs="Courier New" w:eastAsia="Courier New" w:hAnsi="Courier New"/>
          <w:color w:val="9cdcfe"/>
          <w:sz w:val="21"/>
          <w:szCs w:val="21"/>
          <w:rtl w:val="0"/>
        </w:rPr>
        <w:t xml:space="preserve">Plots</w:t>
      </w:r>
      <w:r w:rsidDel="00000000" w:rsidR="00000000" w:rsidRPr="00000000">
        <w:rPr>
          <w:rFonts w:ascii="Courier New" w:cs="Courier New" w:eastAsia="Courier New" w:hAnsi="Courier New"/>
          <w:color w:val="cccccc"/>
          <w:sz w:val="21"/>
          <w:szCs w:val="21"/>
          <w:rtl w:val="0"/>
        </w:rPr>
        <w:t xml:space="preserve">: Box plots can show the spread of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highlight outliers.</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Histograms</w:t>
      </w:r>
      <w:r w:rsidDel="00000000" w:rsidR="00000000" w:rsidRPr="00000000">
        <w:rPr>
          <w:rFonts w:ascii="Courier New" w:cs="Courier New" w:eastAsia="Courier New" w:hAnsi="Courier New"/>
          <w:color w:val="cccccc"/>
          <w:sz w:val="21"/>
          <w:szCs w:val="21"/>
          <w:rtl w:val="0"/>
        </w:rPr>
        <w:t xml:space="preserve">: Histograms can provide insights into the distribution of data,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the standard deviation influencing the shape.</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Bar </w:t>
      </w:r>
      <w:r w:rsidDel="00000000" w:rsidR="00000000" w:rsidRPr="00000000">
        <w:rPr>
          <w:rFonts w:ascii="Courier New" w:cs="Courier New" w:eastAsia="Courier New" w:hAnsi="Courier New"/>
          <w:color w:val="9cdcfe"/>
          <w:sz w:val="21"/>
          <w:szCs w:val="21"/>
          <w:rtl w:val="0"/>
        </w:rPr>
        <w:t xml:space="preserve">Charts</w:t>
      </w:r>
      <w:r w:rsidDel="00000000" w:rsidR="00000000" w:rsidRPr="00000000">
        <w:rPr>
          <w:rFonts w:ascii="Courier New" w:cs="Courier New" w:eastAsia="Courier New" w:hAnsi="Courier New"/>
          <w:color w:val="cccccc"/>
          <w:sz w:val="21"/>
          <w:szCs w:val="21"/>
          <w:rtl w:val="0"/>
        </w:rPr>
        <w:t xml:space="preserve">: Bar charts can be used to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the standard deviation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variance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different</w:t>
      </w:r>
      <w:r w:rsidDel="00000000" w:rsidR="00000000" w:rsidRPr="00000000">
        <w:rPr>
          <w:rFonts w:ascii="Courier New" w:cs="Courier New" w:eastAsia="Courier New" w:hAnsi="Courier New"/>
          <w:color w:val="cccccc"/>
          <w:sz w:val="21"/>
          <w:szCs w:val="21"/>
          <w:rtl w:val="0"/>
        </w:rPr>
        <w:t xml:space="preserve"> categories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groups within your dataset.</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Correlation (corr()):</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Correlation </w:t>
      </w:r>
      <w:r w:rsidDel="00000000" w:rsidR="00000000" w:rsidRPr="00000000">
        <w:rPr>
          <w:rFonts w:ascii="Courier New" w:cs="Courier New" w:eastAsia="Courier New" w:hAnsi="Courier New"/>
          <w:color w:val="9cdcfe"/>
          <w:sz w:val="21"/>
          <w:szCs w:val="21"/>
          <w:rtl w:val="0"/>
        </w:rPr>
        <w:t xml:space="preserve">Heatmap</w:t>
      </w:r>
      <w:r w:rsidDel="00000000" w:rsidR="00000000" w:rsidRPr="00000000">
        <w:rPr>
          <w:rFonts w:ascii="Courier New" w:cs="Courier New" w:eastAsia="Courier New" w:hAnsi="Courier New"/>
          <w:color w:val="cccccc"/>
          <w:sz w:val="21"/>
          <w:szCs w:val="21"/>
          <w:rtl w:val="0"/>
        </w:rPr>
        <w:t xml:space="preserve">: A heatmap,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discussed earlier,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a common way to visualize correlations between variables. Seaborn</w:t>
      </w:r>
      <w:r w:rsidDel="00000000" w:rsidR="00000000" w:rsidRPr="00000000">
        <w:rPr>
          <w:rFonts w:ascii="Courier New" w:cs="Courier New" w:eastAsia="Courier New" w:hAnsi="Courier New"/>
          <w:color w:val="ce9178"/>
          <w:sz w:val="21"/>
          <w:szCs w:val="21"/>
          <w:rtl w:val="0"/>
        </w:rPr>
        <w:t xml:space="preserve">'s sns.heatmap() with the corr() matrix is a good choice for this purpose.</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Pair </w:t>
      </w:r>
      <w:r w:rsidDel="00000000" w:rsidR="00000000" w:rsidRPr="00000000">
        <w:rPr>
          <w:rFonts w:ascii="Courier New" w:cs="Courier New" w:eastAsia="Courier New" w:hAnsi="Courier New"/>
          <w:color w:val="9cdcfe"/>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 A pair plot can provide scatterplots of variables against each other, along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histograms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KDEs along the diagonal. The correlation between variables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evident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the scatterplots.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2"/>
        <w:rPr/>
      </w:pPr>
      <w:bookmarkStart w:colFirst="0" w:colLast="0" w:name="_zaoaqg4i4uzs" w:id="9"/>
      <w:bookmarkEnd w:id="9"/>
      <w:r w:rsidDel="00000000" w:rsidR="00000000" w:rsidRPr="00000000">
        <w:rPr>
          <w:rtl w:val="0"/>
        </w:rPr>
        <w:t xml:space="preserve">Jen notes:</w:t>
      </w:r>
    </w:p>
    <w:p w:rsidR="00000000" w:rsidDel="00000000" w:rsidP="00000000" w:rsidRDefault="00000000" w:rsidRPr="00000000" w14:paraId="000001A1">
      <w:pPr>
        <w:rPr>
          <w:color w:val="674ea7"/>
        </w:rPr>
      </w:pPr>
      <w:r w:rsidDel="00000000" w:rsidR="00000000" w:rsidRPr="00000000">
        <w:rPr>
          <w:color w:val="674ea7"/>
          <w:rtl w:val="0"/>
        </w:rPr>
        <w:t xml:space="preserve">#Sample code to create a new variable based upon length of comment - checked with chatgpt not with actual data yet</w:t>
      </w:r>
    </w:p>
    <w:p w:rsidR="00000000" w:rsidDel="00000000" w:rsidP="00000000" w:rsidRDefault="00000000" w:rsidRPr="00000000" w14:paraId="000001A2">
      <w:pPr>
        <w:rPr>
          <w:color w:val="674ea7"/>
        </w:rPr>
      </w:pPr>
      <w:r w:rsidDel="00000000" w:rsidR="00000000" w:rsidRPr="00000000">
        <w:rPr>
          <w:rtl w:val="0"/>
        </w:rPr>
      </w:r>
    </w:p>
    <w:p w:rsidR="00000000" w:rsidDel="00000000" w:rsidP="00000000" w:rsidRDefault="00000000" w:rsidRPr="00000000" w14:paraId="000001A3">
      <w:pPr>
        <w:rPr>
          <w:color w:val="674ea7"/>
        </w:rPr>
      </w:pPr>
      <w:r w:rsidDel="00000000" w:rsidR="00000000" w:rsidRPr="00000000">
        <w:rPr>
          <w:color w:val="674ea7"/>
          <w:rtl w:val="0"/>
        </w:rPr>
        <w:t xml:space="preserve"># Dataframe = DF </w:t>
      </w:r>
    </w:p>
    <w:p w:rsidR="00000000" w:rsidDel="00000000" w:rsidP="00000000" w:rsidRDefault="00000000" w:rsidRPr="00000000" w14:paraId="000001A4">
      <w:pPr>
        <w:rPr>
          <w:color w:val="674ea7"/>
        </w:rPr>
      </w:pPr>
      <w:r w:rsidDel="00000000" w:rsidR="00000000" w:rsidRPr="00000000">
        <w:rPr>
          <w:rtl w:val="0"/>
        </w:rPr>
      </w:r>
    </w:p>
    <w:p w:rsidR="00000000" w:rsidDel="00000000" w:rsidP="00000000" w:rsidRDefault="00000000" w:rsidRPr="00000000" w14:paraId="000001A5">
      <w:pPr>
        <w:rPr>
          <w:color w:val="674ea7"/>
        </w:rPr>
      </w:pPr>
      <w:r w:rsidDel="00000000" w:rsidR="00000000" w:rsidRPr="00000000">
        <w:rPr>
          <w:color w:val="674ea7"/>
          <w:rtl w:val="0"/>
        </w:rPr>
        <w:t xml:space="preserve"># Example of defining the buckets for small, medium, and heavy amounts of text</w:t>
      </w:r>
    </w:p>
    <w:p w:rsidR="00000000" w:rsidDel="00000000" w:rsidP="00000000" w:rsidRDefault="00000000" w:rsidRPr="00000000" w14:paraId="000001A6">
      <w:pPr>
        <w:rPr>
          <w:color w:val="674ea7"/>
        </w:rPr>
      </w:pPr>
      <w:r w:rsidDel="00000000" w:rsidR="00000000" w:rsidRPr="00000000">
        <w:rPr>
          <w:color w:val="674ea7"/>
          <w:rtl w:val="0"/>
        </w:rPr>
        <w:t xml:space="preserve">small_threshold = 50</w:t>
      </w:r>
    </w:p>
    <w:p w:rsidR="00000000" w:rsidDel="00000000" w:rsidP="00000000" w:rsidRDefault="00000000" w:rsidRPr="00000000" w14:paraId="000001A7">
      <w:pPr>
        <w:rPr>
          <w:color w:val="674ea7"/>
        </w:rPr>
      </w:pPr>
      <w:r w:rsidDel="00000000" w:rsidR="00000000" w:rsidRPr="00000000">
        <w:rPr>
          <w:color w:val="674ea7"/>
          <w:rtl w:val="0"/>
        </w:rPr>
        <w:t xml:space="preserve">medium_threshold = 150</w:t>
      </w:r>
    </w:p>
    <w:p w:rsidR="00000000" w:rsidDel="00000000" w:rsidP="00000000" w:rsidRDefault="00000000" w:rsidRPr="00000000" w14:paraId="000001A8">
      <w:pPr>
        <w:rPr>
          <w:color w:val="674ea7"/>
        </w:rPr>
      </w:pPr>
      <w:r w:rsidDel="00000000" w:rsidR="00000000" w:rsidRPr="00000000">
        <w:rPr>
          <w:rtl w:val="0"/>
        </w:rPr>
      </w:r>
    </w:p>
    <w:p w:rsidR="00000000" w:rsidDel="00000000" w:rsidP="00000000" w:rsidRDefault="00000000" w:rsidRPr="00000000" w14:paraId="000001A9">
      <w:pPr>
        <w:rPr>
          <w:color w:val="674ea7"/>
        </w:rPr>
      </w:pPr>
      <w:r w:rsidDel="00000000" w:rsidR="00000000" w:rsidRPr="00000000">
        <w:rPr>
          <w:color w:val="674ea7"/>
          <w:rtl w:val="0"/>
        </w:rPr>
        <w:t xml:space="preserve"># Create a new column 'text_amount' based on the length of the 'description'</w:t>
      </w:r>
    </w:p>
    <w:p w:rsidR="00000000" w:rsidDel="00000000" w:rsidP="00000000" w:rsidRDefault="00000000" w:rsidRPr="00000000" w14:paraId="000001AA">
      <w:pPr>
        <w:rPr>
          <w:color w:val="674ea7"/>
        </w:rPr>
      </w:pPr>
      <w:r w:rsidDel="00000000" w:rsidR="00000000" w:rsidRPr="00000000">
        <w:rPr>
          <w:color w:val="674ea7"/>
          <w:rtl w:val="0"/>
        </w:rPr>
        <w:t xml:space="preserve">df['text_length'] = df['description'].apply(len)</w:t>
      </w:r>
    </w:p>
    <w:p w:rsidR="00000000" w:rsidDel="00000000" w:rsidP="00000000" w:rsidRDefault="00000000" w:rsidRPr="00000000" w14:paraId="000001AB">
      <w:pPr>
        <w:rPr>
          <w:color w:val="674ea7"/>
        </w:rPr>
      </w:pPr>
      <w:r w:rsidDel="00000000" w:rsidR="00000000" w:rsidRPr="00000000">
        <w:rPr>
          <w:color w:val="674ea7"/>
          <w:rtl w:val="0"/>
        </w:rPr>
        <w:t xml:space="preserve">df['text_amount'] = pd.cut(df['text_length'], bins=[0, small_threshold, medium_threshold, float('inf')],</w:t>
      </w:r>
    </w:p>
    <w:p w:rsidR="00000000" w:rsidDel="00000000" w:rsidP="00000000" w:rsidRDefault="00000000" w:rsidRPr="00000000" w14:paraId="000001AC">
      <w:pPr>
        <w:rPr>
          <w:color w:val="674ea7"/>
        </w:rPr>
      </w:pPr>
      <w:r w:rsidDel="00000000" w:rsidR="00000000" w:rsidRPr="00000000">
        <w:rPr>
          <w:color w:val="674ea7"/>
          <w:rtl w:val="0"/>
        </w:rPr>
        <w:t xml:space="preserve">                           labels=['small', 'medium', 'heavy'], right=False)</w:t>
      </w:r>
    </w:p>
    <w:p w:rsidR="00000000" w:rsidDel="00000000" w:rsidP="00000000" w:rsidRDefault="00000000" w:rsidRPr="00000000" w14:paraId="000001AD">
      <w:pPr>
        <w:rPr>
          <w:color w:val="674ea7"/>
        </w:rPr>
      </w:pPr>
      <w:r w:rsidDel="00000000" w:rsidR="00000000" w:rsidRPr="00000000">
        <w:rPr>
          <w:rtl w:val="0"/>
        </w:rPr>
      </w:r>
    </w:p>
    <w:p w:rsidR="00000000" w:rsidDel="00000000" w:rsidP="00000000" w:rsidRDefault="00000000" w:rsidRPr="00000000" w14:paraId="000001AE">
      <w:pPr>
        <w:rPr>
          <w:color w:val="674ea7"/>
        </w:rPr>
      </w:pPr>
      <w:r w:rsidDel="00000000" w:rsidR="00000000" w:rsidRPr="00000000">
        <w:rPr>
          <w:color w:val="674ea7"/>
          <w:rtl w:val="0"/>
        </w:rPr>
        <w:t xml:space="preserve"># Drop the 'text_length' column if we don’t want to keep it</w:t>
      </w:r>
    </w:p>
    <w:p w:rsidR="00000000" w:rsidDel="00000000" w:rsidP="00000000" w:rsidRDefault="00000000" w:rsidRPr="00000000" w14:paraId="000001AF">
      <w:pPr>
        <w:rPr>
          <w:color w:val="674ea7"/>
        </w:rPr>
      </w:pPr>
      <w:r w:rsidDel="00000000" w:rsidR="00000000" w:rsidRPr="00000000">
        <w:rPr>
          <w:color w:val="674ea7"/>
          <w:rtl w:val="0"/>
        </w:rPr>
        <w:t xml:space="preserve">df = df.drop('text_length', axis=1)</w:t>
      </w:r>
    </w:p>
    <w:p w:rsidR="00000000" w:rsidDel="00000000" w:rsidP="00000000" w:rsidRDefault="00000000" w:rsidRPr="00000000" w14:paraId="000001B0">
      <w:pPr>
        <w:rPr>
          <w:color w:val="674ea7"/>
        </w:rPr>
      </w:pPr>
      <w:r w:rsidDel="00000000" w:rsidR="00000000" w:rsidRPr="00000000">
        <w:rPr>
          <w:rtl w:val="0"/>
        </w:rPr>
      </w:r>
    </w:p>
    <w:p w:rsidR="00000000" w:rsidDel="00000000" w:rsidP="00000000" w:rsidRDefault="00000000" w:rsidRPr="00000000" w14:paraId="000001B1">
      <w:pPr>
        <w:pStyle w:val="Heading2"/>
        <w:rPr/>
      </w:pPr>
      <w:bookmarkStart w:colFirst="0" w:colLast="0" w:name="_lt1ok6mnsrui" w:id="10"/>
      <w:bookmarkEnd w:id="10"/>
      <w:r w:rsidDel="00000000" w:rsidR="00000000" w:rsidRPr="00000000">
        <w:rPr>
          <w:rtl w:val="0"/>
        </w:rPr>
        <w:t xml:space="preserve">Meredith notes:</w:t>
      </w:r>
    </w:p>
    <w:p w:rsidR="00000000" w:rsidDel="00000000" w:rsidP="00000000" w:rsidRDefault="00000000" w:rsidRPr="00000000" w14:paraId="000001B2">
      <w:pPr>
        <w:numPr>
          <w:ilvl w:val="0"/>
          <w:numId w:val="3"/>
        </w:numPr>
        <w:ind w:left="720" w:hanging="360"/>
        <w:rPr>
          <w:color w:val="ff00ff"/>
        </w:rPr>
      </w:pPr>
      <w:r w:rsidDel="00000000" w:rsidR="00000000" w:rsidRPr="00000000">
        <w:rPr>
          <w:color w:val="ff00ff"/>
          <w:rtl w:val="0"/>
        </w:rPr>
        <w:t xml:space="preserve">Was looking more closely at the data, and realized we actually can access the more current 2023 data from this site (</w:t>
      </w:r>
      <w:hyperlink r:id="rId11">
        <w:r w:rsidDel="00000000" w:rsidR="00000000" w:rsidRPr="00000000">
          <w:rPr>
            <w:color w:val="ff00ff"/>
            <w:u w:val="single"/>
            <w:rtl w:val="0"/>
          </w:rPr>
          <w:t xml:space="preserve">http://insideairbnb.com/get-the-data/</w:t>
        </w:r>
      </w:hyperlink>
      <w:r w:rsidDel="00000000" w:rsidR="00000000" w:rsidRPr="00000000">
        <w:rPr>
          <w:color w:val="ff00ff"/>
          <w:rtl w:val="0"/>
        </w:rPr>
        <w:t xml:space="preserve">). </w:t>
      </w:r>
    </w:p>
    <w:p w:rsidR="00000000" w:rsidDel="00000000" w:rsidP="00000000" w:rsidRDefault="00000000" w:rsidRPr="00000000" w14:paraId="000001B3">
      <w:pPr>
        <w:numPr>
          <w:ilvl w:val="1"/>
          <w:numId w:val="3"/>
        </w:numPr>
        <w:ind w:left="1440" w:hanging="360"/>
        <w:rPr>
          <w:color w:val="ff00ff"/>
        </w:rPr>
      </w:pPr>
      <w:r w:rsidDel="00000000" w:rsidR="00000000" w:rsidRPr="00000000">
        <w:rPr>
          <w:color w:val="ff00ff"/>
          <w:rtl w:val="0"/>
        </w:rPr>
        <w:t xml:space="preserve">The .gz format means its been condensed, but I figured out how to read it directly into a Python notebook</w:t>
      </w:r>
    </w:p>
    <w:p w:rsidR="00000000" w:rsidDel="00000000" w:rsidP="00000000" w:rsidRDefault="00000000" w:rsidRPr="00000000" w14:paraId="000001B4">
      <w:pPr>
        <w:numPr>
          <w:ilvl w:val="1"/>
          <w:numId w:val="3"/>
        </w:numPr>
        <w:shd w:fill="1f1f1f" w:val="clear"/>
        <w:spacing w:line="325.71428571428567" w:lineRule="auto"/>
        <w:ind w:left="1440" w:hanging="360"/>
        <w:rPr>
          <w:color w:val="ff00ff"/>
        </w:rPr>
      </w:pPr>
      <w:r w:rsidDel="00000000" w:rsidR="00000000" w:rsidRPr="00000000">
        <w:rPr>
          <w:rFonts w:ascii="Consolas" w:cs="Consolas" w:eastAsia="Consolas" w:hAnsi="Consolas"/>
          <w:color w:val="9cdcfe"/>
          <w:sz w:val="21"/>
          <w:szCs w:val="21"/>
          <w:rtl w:val="0"/>
        </w:rPr>
        <w:t xml:space="preserve">denver_all_listings_df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'DenverBigData.crdownload'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compression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'gzip'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numPr>
          <w:ilvl w:val="1"/>
          <w:numId w:val="3"/>
        </w:numPr>
        <w:ind w:left="1440" w:hanging="360"/>
        <w:rPr>
          <w:color w:val="ff00ff"/>
          <w:u w:val="none"/>
        </w:rPr>
      </w:pPr>
      <w:r w:rsidDel="00000000" w:rsidR="00000000" w:rsidRPr="00000000">
        <w:rPr>
          <w:rtl w:val="0"/>
        </w:rPr>
      </w:r>
    </w:p>
    <w:p w:rsidR="00000000" w:rsidDel="00000000" w:rsidP="00000000" w:rsidRDefault="00000000" w:rsidRPr="00000000" w14:paraId="000001B6">
      <w:pPr>
        <w:numPr>
          <w:ilvl w:val="1"/>
          <w:numId w:val="3"/>
        </w:numPr>
        <w:ind w:left="1440" w:hanging="360"/>
        <w:rPr>
          <w:color w:val="ff00ff"/>
        </w:rPr>
      </w:pPr>
      <w:r w:rsidDel="00000000" w:rsidR="00000000" w:rsidRPr="00000000">
        <w:rPr>
          <w:color w:val="ff00ff"/>
          <w:rtl w:val="0"/>
        </w:rPr>
        <w:t xml:space="preserve">Do we want to use this instead?  It has mostly the same data as the 2017 set, but includes additional info, and some of the data presented in more usable formate (ex: superhost is it’s own column with t/f data in 2023 data)</w:t>
      </w:r>
    </w:p>
    <w:p w:rsidR="00000000" w:rsidDel="00000000" w:rsidP="00000000" w:rsidRDefault="00000000" w:rsidRPr="00000000" w14:paraId="000001B7">
      <w:pPr>
        <w:numPr>
          <w:ilvl w:val="1"/>
          <w:numId w:val="3"/>
        </w:numPr>
        <w:ind w:left="1440" w:hanging="360"/>
        <w:rPr>
          <w:color w:val="ff00ff"/>
        </w:rPr>
      </w:pPr>
      <w:r w:rsidDel="00000000" w:rsidR="00000000" w:rsidRPr="00000000">
        <w:rPr>
          <w:color w:val="ff00ff"/>
          <w:rtl w:val="0"/>
        </w:rPr>
        <w:t xml:space="preserve">If we do, it’s the “detailed listings” data in screenshot below:</w:t>
      </w:r>
    </w:p>
    <w:p w:rsidR="00000000" w:rsidDel="00000000" w:rsidP="00000000" w:rsidRDefault="00000000" w:rsidRPr="00000000" w14:paraId="000001B8">
      <w:pPr>
        <w:numPr>
          <w:ilvl w:val="1"/>
          <w:numId w:val="3"/>
        </w:numPr>
        <w:ind w:left="1440" w:hanging="360"/>
        <w:rPr>
          <w:color w:val="ff00ff"/>
          <w:u w:val="none"/>
        </w:rPr>
      </w:pPr>
      <w:r w:rsidDel="00000000" w:rsidR="00000000" w:rsidRPr="00000000">
        <w:rPr>
          <w:color w:val="ff00ff"/>
          <w:rtl w:val="0"/>
        </w:rPr>
        <w:t xml:space="preserve">The data dictionary that Jen shared is actually for this data (columns headers the same, missing some)</w:t>
      </w:r>
    </w:p>
    <w:p w:rsidR="00000000" w:rsidDel="00000000" w:rsidP="00000000" w:rsidRDefault="00000000" w:rsidRPr="00000000" w14:paraId="000001B9">
      <w:pPr>
        <w:rPr>
          <w:color w:val="ff00ff"/>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b w:val="1"/>
                <w:color w:val="ff00ff"/>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b w:val="1"/>
                <w:color w:val="ff00ff"/>
                <w:rtl w:val="0"/>
              </w:rPr>
              <w:t xml:space="preserve">2017 number of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b w:val="1"/>
                <w:color w:val="ff00ff"/>
                <w:rtl w:val="0"/>
              </w:rPr>
              <w:t xml:space="preserve">2023 number of listings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ff00ff"/>
              </w:rPr>
            </w:pPr>
            <w:r w:rsidDel="00000000" w:rsidR="00000000" w:rsidRPr="00000000">
              <w:rPr>
                <w:color w:val="ff00ff"/>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ff00ff"/>
              </w:rPr>
            </w:pPr>
            <w:r w:rsidDel="00000000" w:rsidR="00000000" w:rsidRPr="00000000">
              <w:rPr>
                <w:color w:val="ff00ff"/>
                <w:rtl w:val="0"/>
              </w:rPr>
              <w:t xml:space="preserve">3539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4846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ff00ff"/>
              </w:rPr>
            </w:pPr>
            <w:r w:rsidDel="00000000" w:rsidR="00000000" w:rsidRPr="00000000">
              <w:rPr>
                <w:color w:val="ff00ff"/>
                <w:rtl w:val="0"/>
              </w:rPr>
              <w:t xml:space="preserve">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ff00ff"/>
              </w:rPr>
            </w:pPr>
            <w:r w:rsidDel="00000000" w:rsidR="00000000" w:rsidRPr="00000000">
              <w:rPr>
                <w:color w:val="ff00ff"/>
                <w:rtl w:val="0"/>
              </w:rPr>
              <w:t xml:space="preserve">3382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4033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Nashville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8584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ff00ff"/>
              </w:rPr>
            </w:pPr>
            <w:r w:rsidDel="00000000" w:rsidR="00000000" w:rsidRPr="00000000">
              <w:rPr>
                <w:color w:val="ff00ff"/>
                <w:rtl w:val="0"/>
              </w:rPr>
              <w:t xml:space="preserve">Denver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ff00ff"/>
              </w:rPr>
            </w:pPr>
            <w:r w:rsidDel="00000000" w:rsidR="00000000" w:rsidRPr="00000000">
              <w:rPr>
                <w:color w:val="ff00ff"/>
                <w:rtl w:val="0"/>
              </w:rPr>
              <w:t xml:space="preserve">2479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5388</w:t>
            </w:r>
          </w:p>
        </w:tc>
      </w:tr>
    </w:tbl>
    <w:p w:rsidR="00000000" w:rsidDel="00000000" w:rsidP="00000000" w:rsidRDefault="00000000" w:rsidRPr="00000000" w14:paraId="000001C9">
      <w:pPr>
        <w:rPr>
          <w:color w:val="ff00ff"/>
        </w:rPr>
      </w:pPr>
      <w:r w:rsidDel="00000000" w:rsidR="00000000" w:rsidRPr="00000000">
        <w:rPr>
          <w:rtl w:val="0"/>
        </w:rPr>
      </w:r>
    </w:p>
    <w:p w:rsidR="00000000" w:rsidDel="00000000" w:rsidP="00000000" w:rsidRDefault="00000000" w:rsidRPr="00000000" w14:paraId="000001CA">
      <w:pPr>
        <w:ind w:left="2160" w:firstLine="0"/>
        <w:rPr>
          <w:color w:val="ff00ff"/>
        </w:rPr>
      </w:pPr>
      <w:r w:rsidDel="00000000" w:rsidR="00000000" w:rsidRPr="00000000">
        <w:rPr>
          <w:rtl w:val="0"/>
        </w:rPr>
      </w:r>
    </w:p>
    <w:p w:rsidR="00000000" w:rsidDel="00000000" w:rsidP="00000000" w:rsidRDefault="00000000" w:rsidRPr="00000000" w14:paraId="000001CB">
      <w:pPr>
        <w:rPr>
          <w:color w:val="674ea7"/>
        </w:rPr>
      </w:pPr>
      <w:r w:rsidDel="00000000" w:rsidR="00000000" w:rsidRPr="00000000">
        <w:rPr>
          <w:color w:val="674ea7"/>
        </w:rPr>
        <w:drawing>
          <wp:inline distB="114300" distT="114300" distL="114300" distR="114300">
            <wp:extent cx="5748338" cy="2840748"/>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48338" cy="284074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3"/>
        </w:numPr>
        <w:ind w:left="720" w:hanging="360"/>
        <w:rPr>
          <w:color w:val="674ea7"/>
          <w:u w:val="none"/>
        </w:rPr>
      </w:pPr>
      <w:r w:rsidDel="00000000" w:rsidR="00000000" w:rsidRPr="00000000">
        <w:rPr>
          <w:rtl w:val="0"/>
        </w:rPr>
      </w:r>
    </w:p>
    <w:p w:rsidR="00000000" w:rsidDel="00000000" w:rsidP="00000000" w:rsidRDefault="00000000" w:rsidRPr="00000000" w14:paraId="000001CD">
      <w:pPr>
        <w:rPr>
          <w:color w:val="674ea7"/>
        </w:rPr>
      </w:pPr>
      <w:r w:rsidDel="00000000" w:rsidR="00000000" w:rsidRPr="00000000">
        <w:rPr>
          <w:rtl w:val="0"/>
        </w:rPr>
      </w:r>
    </w:p>
    <w:p w:rsidR="00000000" w:rsidDel="00000000" w:rsidP="00000000" w:rsidRDefault="00000000" w:rsidRPr="00000000" w14:paraId="000001CE">
      <w:pPr>
        <w:rPr>
          <w:color w:val="38761d"/>
        </w:rPr>
      </w:pPr>
      <w:r w:rsidDel="00000000" w:rsidR="00000000" w:rsidRPr="00000000">
        <w:rPr>
          <w:color w:val="38761d"/>
          <w:rtl w:val="0"/>
        </w:rPr>
        <w:t xml:space="preserve">Sonja Qs -</w:t>
      </w:r>
    </w:p>
    <w:p w:rsidR="00000000" w:rsidDel="00000000" w:rsidP="00000000" w:rsidRDefault="00000000" w:rsidRPr="00000000" w14:paraId="000001CF">
      <w:pPr>
        <w:numPr>
          <w:ilvl w:val="0"/>
          <w:numId w:val="4"/>
        </w:numPr>
        <w:ind w:left="720" w:hanging="360"/>
        <w:rPr>
          <w:color w:val="38761d"/>
          <w:u w:val="none"/>
        </w:rPr>
      </w:pPr>
      <w:r w:rsidDel="00000000" w:rsidR="00000000" w:rsidRPr="00000000">
        <w:rPr>
          <w:color w:val="38761d"/>
          <w:rtl w:val="0"/>
        </w:rPr>
        <w:t xml:space="preserve">Nashville has a bunch more rows (about 2x) than the other data sets - I don’t think that’s an issue as we’re looking at them individually first to see what the factors are, but wanted to check.</w:t>
      </w:r>
    </w:p>
    <w:p w:rsidR="00000000" w:rsidDel="00000000" w:rsidP="00000000" w:rsidRDefault="00000000" w:rsidRPr="00000000" w14:paraId="000001D0">
      <w:pPr>
        <w:numPr>
          <w:ilvl w:val="0"/>
          <w:numId w:val="4"/>
        </w:numPr>
        <w:ind w:left="720" w:hanging="360"/>
        <w:rPr>
          <w:color w:val="38761d"/>
          <w:u w:val="none"/>
        </w:rPr>
      </w:pPr>
      <w:r w:rsidDel="00000000" w:rsidR="00000000" w:rsidRPr="00000000">
        <w:rPr>
          <w:color w:val="38761d"/>
          <w:rtl w:val="0"/>
        </w:rPr>
        <w:t xml:space="preserve">Datatypes - I see int, float &amp; object - wouldn’t the comments be string? (my view is concatenated rn)</w:t>
      </w:r>
    </w:p>
    <w:p w:rsidR="00000000" w:rsidDel="00000000" w:rsidP="00000000" w:rsidRDefault="00000000" w:rsidRPr="00000000" w14:paraId="000001D1">
      <w:pPr>
        <w:numPr>
          <w:ilvl w:val="0"/>
          <w:numId w:val="4"/>
        </w:numPr>
        <w:ind w:left="720" w:hanging="360"/>
        <w:rPr>
          <w:color w:val="38761d"/>
          <w:u w:val="none"/>
        </w:rPr>
      </w:pPr>
      <w:r w:rsidDel="00000000" w:rsidR="00000000" w:rsidRPr="00000000">
        <w:rPr>
          <w:color w:val="38761d"/>
          <w:rtl w:val="0"/>
        </w:rPr>
        <w:t xml:space="preserve">Let’s discuss the columns - which are needed to answer are questions? </w:t>
      </w:r>
    </w:p>
    <w:p w:rsidR="00000000" w:rsidDel="00000000" w:rsidP="00000000" w:rsidRDefault="00000000" w:rsidRPr="00000000" w14:paraId="000001D2">
      <w:pPr>
        <w:numPr>
          <w:ilvl w:val="0"/>
          <w:numId w:val="4"/>
        </w:numPr>
        <w:ind w:left="720" w:hanging="360"/>
        <w:rPr>
          <w:color w:val="38761d"/>
          <w:u w:val="none"/>
        </w:rPr>
      </w:pPr>
      <w:r w:rsidDel="00000000" w:rsidR="00000000" w:rsidRPr="00000000">
        <w:rPr>
          <w:color w:val="38761d"/>
          <w:rtl w:val="0"/>
        </w:rPr>
        <w:t xml:space="preserve">What is the basic info we must have to do the analysis?  While more info is great - I think our first pass should be somewhat narrow and we can extend if we want to </w:t>
      </w:r>
    </w:p>
    <w:p w:rsidR="00000000" w:rsidDel="00000000" w:rsidP="00000000" w:rsidRDefault="00000000" w:rsidRPr="00000000" w14:paraId="000001D3">
      <w:pPr>
        <w:numPr>
          <w:ilvl w:val="0"/>
          <w:numId w:val="4"/>
        </w:numPr>
        <w:ind w:left="720" w:hanging="360"/>
        <w:rPr>
          <w:color w:val="38761d"/>
          <w:u w:val="none"/>
        </w:rPr>
      </w:pPr>
      <w:r w:rsidDel="00000000" w:rsidR="00000000" w:rsidRPr="00000000">
        <w:rPr>
          <w:color w:val="38761d"/>
          <w:rtl w:val="0"/>
        </w:rPr>
        <w:t xml:space="preserve">Data cleansing - </w:t>
      </w:r>
    </w:p>
    <w:p w:rsidR="00000000" w:rsidDel="00000000" w:rsidP="00000000" w:rsidRDefault="00000000" w:rsidRPr="00000000" w14:paraId="000001D4">
      <w:pPr>
        <w:numPr>
          <w:ilvl w:val="1"/>
          <w:numId w:val="4"/>
        </w:numPr>
        <w:ind w:left="1440" w:hanging="360"/>
        <w:rPr>
          <w:color w:val="38761d"/>
          <w:u w:val="none"/>
        </w:rPr>
      </w:pPr>
      <w:r w:rsidDel="00000000" w:rsidR="00000000" w:rsidRPr="00000000">
        <w:rPr>
          <w:color w:val="38761d"/>
          <w:rtl w:val="0"/>
        </w:rPr>
        <w:t xml:space="preserve">Dropping empties: I’m not sure we want to drop rows - need to check the numbers with missing data in the items we want to do analysis - are there other techniques to use?</w:t>
      </w:r>
    </w:p>
    <w:p w:rsidR="00000000" w:rsidDel="00000000" w:rsidP="00000000" w:rsidRDefault="00000000" w:rsidRPr="00000000" w14:paraId="000001D5">
      <w:pPr>
        <w:numPr>
          <w:ilvl w:val="1"/>
          <w:numId w:val="4"/>
        </w:numPr>
        <w:ind w:left="1440" w:hanging="360"/>
        <w:rPr>
          <w:color w:val="38761d"/>
          <w:u w:val="none"/>
        </w:rPr>
      </w:pPr>
      <w:r w:rsidDel="00000000" w:rsidR="00000000" w:rsidRPr="00000000">
        <w:rPr>
          <w:color w:val="38761d"/>
          <w:rtl w:val="0"/>
        </w:rPr>
        <w:t xml:space="preserve">Which columns do we agree aren’t needed? (discuss as group, thoughts are - listing url, scrape id, last scraped, source, ?picture?, host url,host name, host thumbnail, host picture url,, license,  ) (question - is the host neighborhood about where they live? What relevance,?)</w:t>
      </w:r>
    </w:p>
    <w:p w:rsidR="00000000" w:rsidDel="00000000" w:rsidP="00000000" w:rsidRDefault="00000000" w:rsidRPr="00000000" w14:paraId="000001D6">
      <w:pPr>
        <w:numPr>
          <w:ilvl w:val="1"/>
          <w:numId w:val="4"/>
        </w:numPr>
        <w:ind w:left="1440" w:hanging="360"/>
        <w:rPr>
          <w:color w:val="38761d"/>
          <w:u w:val="none"/>
        </w:rPr>
      </w:pPr>
      <w:r w:rsidDel="00000000" w:rsidR="00000000" w:rsidRPr="00000000">
        <w:rPr>
          <w:color w:val="38761d"/>
          <w:rtl w:val="0"/>
        </w:rPr>
        <w:t xml:space="preserve">Host has profile pic - keep?  A Y or N value may influence??</w:t>
      </w:r>
    </w:p>
    <w:p w:rsidR="00000000" w:rsidDel="00000000" w:rsidP="00000000" w:rsidRDefault="00000000" w:rsidRPr="00000000" w14:paraId="000001D7">
      <w:pPr>
        <w:numPr>
          <w:ilvl w:val="1"/>
          <w:numId w:val="4"/>
        </w:numPr>
        <w:ind w:left="1440" w:hanging="360"/>
        <w:rPr>
          <w:color w:val="38761d"/>
          <w:u w:val="none"/>
        </w:rPr>
      </w:pPr>
      <w:r w:rsidDel="00000000" w:rsidR="00000000" w:rsidRPr="00000000">
        <w:rPr>
          <w:color w:val="38761d"/>
          <w:rtl w:val="0"/>
        </w:rPr>
        <w:t xml:space="preserve">What is difference between neighbour cleansed, neighbourhood group cleansed?</w:t>
      </w:r>
    </w:p>
    <w:p w:rsidR="00000000" w:rsidDel="00000000" w:rsidP="00000000" w:rsidRDefault="00000000" w:rsidRPr="00000000" w14:paraId="000001D8">
      <w:pPr>
        <w:numPr>
          <w:ilvl w:val="1"/>
          <w:numId w:val="4"/>
        </w:numPr>
        <w:ind w:left="1440" w:hanging="360"/>
        <w:rPr>
          <w:color w:val="38761d"/>
          <w:u w:val="none"/>
        </w:rPr>
      </w:pPr>
      <w:r w:rsidDel="00000000" w:rsidR="00000000" w:rsidRPr="00000000">
        <w:rPr>
          <w:color w:val="38761d"/>
          <w:rtl w:val="0"/>
        </w:rPr>
        <w:t xml:space="preserve">What is diff with max-max-nights and max nights, same for min - repeats several times - do we need the maximum nights info?</w:t>
      </w:r>
    </w:p>
    <w:p w:rsidR="00000000" w:rsidDel="00000000" w:rsidP="00000000" w:rsidRDefault="00000000" w:rsidRPr="00000000" w14:paraId="000001D9">
      <w:pPr>
        <w:numPr>
          <w:ilvl w:val="1"/>
          <w:numId w:val="4"/>
        </w:numPr>
        <w:ind w:left="1440" w:hanging="360"/>
        <w:rPr>
          <w:color w:val="38761d"/>
        </w:rPr>
      </w:pPr>
      <w:r w:rsidDel="00000000" w:rsidR="00000000" w:rsidRPr="00000000">
        <w:rPr>
          <w:color w:val="38761d"/>
          <w:rtl w:val="0"/>
        </w:rPr>
        <w:t xml:space="preserve">availability columns - do we need this? How do we understand</w:t>
      </w:r>
    </w:p>
    <w:p w:rsidR="00000000" w:rsidDel="00000000" w:rsidP="00000000" w:rsidRDefault="00000000" w:rsidRPr="00000000" w14:paraId="000001DA">
      <w:pPr>
        <w:numPr>
          <w:ilvl w:val="1"/>
          <w:numId w:val="4"/>
        </w:numPr>
        <w:ind w:left="1440" w:hanging="360"/>
        <w:rPr>
          <w:color w:val="38761d"/>
          <w:u w:val="none"/>
        </w:rPr>
      </w:pPr>
      <w:r w:rsidDel="00000000" w:rsidR="00000000" w:rsidRPr="00000000">
        <w:rPr>
          <w:color w:val="38761d"/>
          <w:rtl w:val="0"/>
        </w:rPr>
        <w:t xml:space="preserve">Check out the reviews columns - do we understand these? Do we assume or state we are assuming the review scores rating is the comprehensive rating and the others contribute?  How can we investigate this further?there is also the review scores value as well.</w:t>
      </w:r>
    </w:p>
    <w:p w:rsidR="00000000" w:rsidDel="00000000" w:rsidP="00000000" w:rsidRDefault="00000000" w:rsidRPr="00000000" w14:paraId="000001DB">
      <w:pPr>
        <w:numPr>
          <w:ilvl w:val="1"/>
          <w:numId w:val="4"/>
        </w:numPr>
        <w:ind w:left="1440" w:hanging="360"/>
        <w:rPr>
          <w:color w:val="38761d"/>
          <w:u w:val="none"/>
        </w:rPr>
      </w:pPr>
      <w:r w:rsidDel="00000000" w:rsidR="00000000" w:rsidRPr="00000000">
        <w:rPr>
          <w:color w:val="38761d"/>
          <w:rtl w:val="0"/>
        </w:rPr>
        <w:t xml:space="preserve">What is the meaning of review_scores_accuracy?</w:t>
      </w:r>
    </w:p>
    <w:p w:rsidR="00000000" w:rsidDel="00000000" w:rsidP="00000000" w:rsidRDefault="00000000" w:rsidRPr="00000000" w14:paraId="000001DC">
      <w:pPr>
        <w:numPr>
          <w:ilvl w:val="1"/>
          <w:numId w:val="4"/>
        </w:numPr>
        <w:ind w:left="1440" w:hanging="360"/>
        <w:rPr>
          <w:color w:val="38761d"/>
          <w:u w:val="none"/>
        </w:rPr>
      </w:pPr>
      <w:r w:rsidDel="00000000" w:rsidR="00000000" w:rsidRPr="00000000">
        <w:rPr>
          <w:color w:val="38761d"/>
          <w:rtl w:val="0"/>
        </w:rPr>
        <w:t xml:space="preserve">Are there renames or converting of columns needed at all?</w:t>
      </w:r>
    </w:p>
    <w:p w:rsidR="00000000" w:rsidDel="00000000" w:rsidP="00000000" w:rsidRDefault="00000000" w:rsidRPr="00000000" w14:paraId="000001DD">
      <w:pPr>
        <w:numPr>
          <w:ilvl w:val="1"/>
          <w:numId w:val="4"/>
        </w:numPr>
        <w:ind w:left="1440" w:hanging="360"/>
        <w:rPr>
          <w:color w:val="38761d"/>
          <w:u w:val="none"/>
        </w:rPr>
      </w:pPr>
      <w:r w:rsidDel="00000000" w:rsidR="00000000" w:rsidRPr="00000000">
        <w:rPr>
          <w:color w:val="38761d"/>
          <w:rtl w:val="0"/>
        </w:rPr>
        <w:t xml:space="preserve">Should we look at the rating distribution (the overall rating) and possibly group/bin the data based on that? - might help with the analysis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1"/>
        <w:ind w:left="0" w:firstLine="0"/>
        <w:rPr/>
      </w:pPr>
      <w:bookmarkStart w:colFirst="0" w:colLast="0" w:name="_urjpojpyl1w6" w:id="11"/>
      <w:bookmarkEnd w:id="11"/>
      <w:r w:rsidDel="00000000" w:rsidR="00000000" w:rsidRPr="00000000">
        <w:rPr>
          <w:rtl w:val="0"/>
        </w:rPr>
        <w:t xml:space="preserve">Session 2 - 12.21.23</w:t>
      </w:r>
    </w:p>
    <w:p w:rsidR="00000000" w:rsidDel="00000000" w:rsidP="00000000" w:rsidRDefault="00000000" w:rsidRPr="00000000" w14:paraId="000001E2">
      <w:pPr>
        <w:numPr>
          <w:ilvl w:val="0"/>
          <w:numId w:val="2"/>
        </w:numPr>
        <w:ind w:left="720" w:hanging="360"/>
        <w:rPr>
          <w:u w:val="none"/>
        </w:rPr>
      </w:pPr>
      <w:r w:rsidDel="00000000" w:rsidR="00000000" w:rsidRPr="00000000">
        <w:rPr>
          <w:rtl w:val="0"/>
        </w:rPr>
        <w:t xml:space="preserve">Set up GitHub branches</w:t>
      </w:r>
    </w:p>
    <w:p w:rsidR="00000000" w:rsidDel="00000000" w:rsidP="00000000" w:rsidRDefault="00000000" w:rsidRPr="00000000" w14:paraId="000001E3">
      <w:pPr>
        <w:numPr>
          <w:ilvl w:val="0"/>
          <w:numId w:val="2"/>
        </w:numPr>
        <w:ind w:left="720" w:hanging="360"/>
        <w:rPr>
          <w:u w:val="none"/>
        </w:rPr>
      </w:pPr>
      <w:r w:rsidDel="00000000" w:rsidR="00000000" w:rsidRPr="00000000">
        <w:rPr>
          <w:rtl w:val="0"/>
        </w:rPr>
        <w:t xml:space="preserve">Retrieve data</w:t>
      </w:r>
    </w:p>
    <w:p w:rsidR="00000000" w:rsidDel="00000000" w:rsidP="00000000" w:rsidRDefault="00000000" w:rsidRPr="00000000" w14:paraId="000001E4">
      <w:pPr>
        <w:numPr>
          <w:ilvl w:val="0"/>
          <w:numId w:val="2"/>
        </w:numPr>
        <w:ind w:left="720" w:hanging="360"/>
        <w:rPr>
          <w:u w:val="none"/>
        </w:rPr>
      </w:pPr>
      <w:r w:rsidDel="00000000" w:rsidR="00000000" w:rsidRPr="00000000">
        <w:rPr>
          <w:rtl w:val="0"/>
        </w:rPr>
        <w:t xml:space="preserve">Look at data </w:t>
      </w:r>
    </w:p>
    <w:p w:rsidR="00000000" w:rsidDel="00000000" w:rsidP="00000000" w:rsidRDefault="00000000" w:rsidRPr="00000000" w14:paraId="000001E5">
      <w:pPr>
        <w:numPr>
          <w:ilvl w:val="0"/>
          <w:numId w:val="2"/>
        </w:numPr>
        <w:ind w:left="720" w:hanging="360"/>
        <w:rPr>
          <w:u w:val="none"/>
        </w:rPr>
      </w:pPr>
      <w:r w:rsidDel="00000000" w:rsidR="00000000" w:rsidRPr="00000000">
        <w:rPr>
          <w:rtl w:val="0"/>
        </w:rPr>
        <w:t xml:space="preserve">Brainstorm/decide hypothesis questions?</w:t>
      </w:r>
    </w:p>
    <w:p w:rsidR="00000000" w:rsidDel="00000000" w:rsidP="00000000" w:rsidRDefault="00000000" w:rsidRPr="00000000" w14:paraId="000001E6">
      <w:pPr>
        <w:numPr>
          <w:ilvl w:val="0"/>
          <w:numId w:val="2"/>
        </w:numPr>
        <w:ind w:left="720" w:hanging="360"/>
        <w:rPr>
          <w:u w:val="none"/>
        </w:rPr>
      </w:pPr>
      <w:r w:rsidDel="00000000" w:rsidR="00000000" w:rsidRPr="00000000">
        <w:rPr>
          <w:rtl w:val="0"/>
        </w:rPr>
        <w:t xml:space="preserve">Final decision on topic</w:t>
      </w:r>
    </w:p>
    <w:p w:rsidR="00000000" w:rsidDel="00000000" w:rsidP="00000000" w:rsidRDefault="00000000" w:rsidRPr="00000000" w14:paraId="000001E7">
      <w:pPr>
        <w:numPr>
          <w:ilvl w:val="0"/>
          <w:numId w:val="2"/>
        </w:numPr>
        <w:ind w:left="720" w:hanging="360"/>
        <w:rPr>
          <w:u w:val="none"/>
        </w:rPr>
      </w:pPr>
      <w:r w:rsidDel="00000000" w:rsidR="00000000" w:rsidRPr="00000000">
        <w:rPr>
          <w:rtl w:val="0"/>
        </w:rPr>
        <w:t xml:space="preserve">Action items for break</w:t>
      </w:r>
    </w:p>
    <w:p w:rsidR="00000000" w:rsidDel="00000000" w:rsidP="00000000" w:rsidRDefault="00000000" w:rsidRPr="00000000" w14:paraId="000001E8">
      <w:pPr>
        <w:numPr>
          <w:ilvl w:val="1"/>
          <w:numId w:val="2"/>
        </w:numPr>
        <w:ind w:left="1440" w:hanging="360"/>
        <w:rPr>
          <w:u w:val="none"/>
        </w:rPr>
      </w:pPr>
      <w:r w:rsidDel="00000000" w:rsidR="00000000" w:rsidRPr="00000000">
        <w:rPr>
          <w:rtl w:val="0"/>
        </w:rPr>
        <w:t xml:space="preserve">Cleansing strategy</w:t>
      </w:r>
    </w:p>
    <w:p w:rsidR="00000000" w:rsidDel="00000000" w:rsidP="00000000" w:rsidRDefault="00000000" w:rsidRPr="00000000" w14:paraId="000001E9">
      <w:pPr>
        <w:numPr>
          <w:ilvl w:val="2"/>
          <w:numId w:val="2"/>
        </w:numPr>
        <w:ind w:left="2160" w:hanging="360"/>
        <w:rPr>
          <w:u w:val="none"/>
        </w:rPr>
      </w:pPr>
      <w:r w:rsidDel="00000000" w:rsidR="00000000" w:rsidRPr="00000000">
        <w:rPr>
          <w:rtl w:val="0"/>
        </w:rPr>
        <w:t xml:space="preserve">Each person explore data, have opinions about how/what to cleanse</w:t>
      </w:r>
    </w:p>
    <w:p w:rsidR="00000000" w:rsidDel="00000000" w:rsidP="00000000" w:rsidRDefault="00000000" w:rsidRPr="00000000" w14:paraId="000001EA">
      <w:pPr>
        <w:numPr>
          <w:ilvl w:val="2"/>
          <w:numId w:val="2"/>
        </w:numPr>
        <w:ind w:left="2160" w:hanging="360"/>
        <w:rPr>
          <w:u w:val="none"/>
        </w:rPr>
      </w:pPr>
      <w:r w:rsidDel="00000000" w:rsidR="00000000" w:rsidRPr="00000000">
        <w:rPr>
          <w:rtl w:val="0"/>
        </w:rPr>
        <w:t xml:space="preserve">Add notes </w:t>
      </w:r>
      <w:hyperlink w:anchor="_4ej46d8dum4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EB">
      <w:pPr>
        <w:numPr>
          <w:ilvl w:val="1"/>
          <w:numId w:val="2"/>
        </w:numPr>
        <w:ind w:left="1440" w:hanging="360"/>
        <w:rPr>
          <w:u w:val="none"/>
        </w:rPr>
      </w:pPr>
      <w:r w:rsidDel="00000000" w:rsidR="00000000" w:rsidRPr="00000000">
        <w:rPr>
          <w:rtl w:val="0"/>
        </w:rPr>
        <w:t xml:space="preserve">Analyzing strategy</w:t>
      </w:r>
    </w:p>
    <w:p w:rsidR="00000000" w:rsidDel="00000000" w:rsidP="00000000" w:rsidRDefault="00000000" w:rsidRPr="00000000" w14:paraId="000001EC">
      <w:pPr>
        <w:numPr>
          <w:ilvl w:val="2"/>
          <w:numId w:val="2"/>
        </w:numPr>
        <w:ind w:left="2160" w:hanging="360"/>
        <w:rPr>
          <w:u w:val="none"/>
        </w:rPr>
      </w:pPr>
      <w:r w:rsidDel="00000000" w:rsidR="00000000" w:rsidRPr="00000000">
        <w:rPr>
          <w:rtl w:val="0"/>
        </w:rPr>
        <w:t xml:space="preserve">Add notes </w:t>
      </w:r>
      <w:hyperlink w:anchor="_xt7fr8cdh3p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ED">
      <w:pPr>
        <w:ind w:left="1440" w:firstLine="0"/>
        <w:rPr/>
      </w:pPr>
      <w:r w:rsidDel="00000000" w:rsidR="00000000" w:rsidRPr="00000000">
        <w:rPr>
          <w:rtl w:val="0"/>
        </w:rPr>
      </w:r>
    </w:p>
    <w:p w:rsidR="00000000" w:rsidDel="00000000" w:rsidP="00000000" w:rsidRDefault="00000000" w:rsidRPr="00000000" w14:paraId="000001EE">
      <w:pPr>
        <w:ind w:left="1440" w:firstLine="0"/>
        <w:rPr/>
      </w:pPr>
      <w:r w:rsidDel="00000000" w:rsidR="00000000" w:rsidRPr="00000000">
        <w:rPr>
          <w:rtl w:val="0"/>
        </w:rPr>
      </w:r>
    </w:p>
    <w:p w:rsidR="00000000" w:rsidDel="00000000" w:rsidP="00000000" w:rsidRDefault="00000000" w:rsidRPr="00000000" w14:paraId="000001EF">
      <w:pPr>
        <w:pStyle w:val="Heading1"/>
        <w:ind w:left="0" w:firstLine="0"/>
        <w:rPr/>
      </w:pPr>
      <w:bookmarkStart w:colFirst="0" w:colLast="0" w:name="_ly3zjya4uzwg" w:id="12"/>
      <w:bookmarkEnd w:id="12"/>
      <w:r w:rsidDel="00000000" w:rsidR="00000000" w:rsidRPr="00000000">
        <w:rPr>
          <w:rtl w:val="0"/>
        </w:rPr>
        <w:t xml:space="preserve">Session 3 - 1.3.24</w:t>
      </w:r>
    </w:p>
    <w:p w:rsidR="00000000" w:rsidDel="00000000" w:rsidP="00000000" w:rsidRDefault="00000000" w:rsidRPr="00000000" w14:paraId="000001F0">
      <w:pPr>
        <w:pStyle w:val="Heading2"/>
        <w:rPr/>
      </w:pPr>
      <w:bookmarkStart w:colFirst="0" w:colLast="0" w:name="_pqnushk4gon" w:id="13"/>
      <w:bookmarkEnd w:id="13"/>
      <w:r w:rsidDel="00000000" w:rsidR="00000000" w:rsidRPr="00000000">
        <w:rPr>
          <w:rtl w:val="0"/>
        </w:rPr>
        <w:t xml:space="preserve">Team Reset - expectations</w:t>
      </w:r>
    </w:p>
    <w:p w:rsidR="00000000" w:rsidDel="00000000" w:rsidP="00000000" w:rsidRDefault="00000000" w:rsidRPr="00000000" w14:paraId="000001F1">
      <w:pPr>
        <w:rPr/>
      </w:pPr>
      <w:r w:rsidDel="00000000" w:rsidR="00000000" w:rsidRPr="00000000">
        <w:rPr>
          <w:rtl w:val="0"/>
        </w:rPr>
        <w:t xml:space="preserve">During class the team came together to reset our expectations as well as what we needed to do to move forward on this project.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numPr>
          <w:ilvl w:val="0"/>
          <w:numId w:val="7"/>
        </w:numPr>
        <w:ind w:left="720" w:hanging="360"/>
      </w:pPr>
      <w:r w:rsidDel="00000000" w:rsidR="00000000" w:rsidRPr="00000000">
        <w:rPr>
          <w:rtl w:val="0"/>
        </w:rPr>
        <w:t xml:space="preserve">We have 3 hypotheses that can be found here: </w:t>
      </w:r>
      <w:hyperlink w:anchor="_iz7i7j26kq7z">
        <w:r w:rsidDel="00000000" w:rsidR="00000000" w:rsidRPr="00000000">
          <w:rPr>
            <w:color w:val="1155cc"/>
            <w:u w:val="single"/>
            <w:rtl w:val="0"/>
          </w:rPr>
          <w:t xml:space="preserve">hypotheses</w:t>
        </w:r>
      </w:hyperlink>
      <w:r w:rsidDel="00000000" w:rsidR="00000000" w:rsidRPr="00000000">
        <w:rPr>
          <w:rtl w:val="0"/>
        </w:rPr>
      </w:r>
    </w:p>
    <w:p w:rsidR="00000000" w:rsidDel="00000000" w:rsidP="00000000" w:rsidRDefault="00000000" w:rsidRPr="00000000" w14:paraId="000001F4">
      <w:pPr>
        <w:numPr>
          <w:ilvl w:val="1"/>
          <w:numId w:val="7"/>
        </w:numPr>
        <w:ind w:left="1440" w:hanging="360"/>
      </w:pPr>
      <w:r w:rsidDel="00000000" w:rsidR="00000000" w:rsidRPr="00000000">
        <w:rPr>
          <w:rtl w:val="0"/>
        </w:rPr>
        <w:t xml:space="preserve">Using the combined data set, explore what factors influence:</w:t>
      </w:r>
    </w:p>
    <w:p w:rsidR="00000000" w:rsidDel="00000000" w:rsidP="00000000" w:rsidRDefault="00000000" w:rsidRPr="00000000" w14:paraId="000001F5">
      <w:pPr>
        <w:numPr>
          <w:ilvl w:val="2"/>
          <w:numId w:val="7"/>
        </w:numPr>
        <w:ind w:left="2160" w:hanging="360"/>
      </w:pPr>
      <w:r w:rsidDel="00000000" w:rsidR="00000000" w:rsidRPr="00000000">
        <w:rPr>
          <w:rtl w:val="0"/>
        </w:rPr>
        <w:t xml:space="preserve">Price</w:t>
      </w:r>
    </w:p>
    <w:p w:rsidR="00000000" w:rsidDel="00000000" w:rsidP="00000000" w:rsidRDefault="00000000" w:rsidRPr="00000000" w14:paraId="000001F6">
      <w:pPr>
        <w:numPr>
          <w:ilvl w:val="2"/>
          <w:numId w:val="7"/>
        </w:numPr>
        <w:ind w:left="2160" w:hanging="360"/>
      </w:pPr>
      <w:r w:rsidDel="00000000" w:rsidR="00000000" w:rsidRPr="00000000">
        <w:rPr>
          <w:rtl w:val="0"/>
        </w:rPr>
        <w:t xml:space="preserve">Host</w:t>
      </w:r>
    </w:p>
    <w:p w:rsidR="00000000" w:rsidDel="00000000" w:rsidP="00000000" w:rsidRDefault="00000000" w:rsidRPr="00000000" w14:paraId="000001F7">
      <w:pPr>
        <w:numPr>
          <w:ilvl w:val="2"/>
          <w:numId w:val="7"/>
        </w:numPr>
        <w:ind w:left="2160" w:hanging="360"/>
      </w:pPr>
      <w:r w:rsidDel="00000000" w:rsidR="00000000" w:rsidRPr="00000000">
        <w:rPr>
          <w:rtl w:val="0"/>
        </w:rPr>
        <w:t xml:space="preserve">Rating</w:t>
      </w:r>
    </w:p>
    <w:p w:rsidR="00000000" w:rsidDel="00000000" w:rsidP="00000000" w:rsidRDefault="00000000" w:rsidRPr="00000000" w14:paraId="000001F8">
      <w:pPr>
        <w:numPr>
          <w:ilvl w:val="1"/>
          <w:numId w:val="7"/>
        </w:numPr>
        <w:ind w:left="1440" w:hanging="360"/>
      </w:pPr>
      <w:r w:rsidDel="00000000" w:rsidR="00000000" w:rsidRPr="00000000">
        <w:rPr>
          <w:rtl w:val="0"/>
        </w:rPr>
        <w:t xml:space="preserve">All group members remain present during group discussions, not work on other things</w:t>
      </w:r>
    </w:p>
    <w:p w:rsidR="00000000" w:rsidDel="00000000" w:rsidP="00000000" w:rsidRDefault="00000000" w:rsidRPr="00000000" w14:paraId="000001F9">
      <w:pPr>
        <w:numPr>
          <w:ilvl w:val="1"/>
          <w:numId w:val="7"/>
        </w:numPr>
        <w:ind w:left="1440" w:hanging="360"/>
      </w:pPr>
      <w:r w:rsidDel="00000000" w:rsidR="00000000" w:rsidRPr="00000000">
        <w:rPr>
          <w:rtl w:val="0"/>
        </w:rPr>
        <w:t xml:space="preserve">Each group member will have different parts of the project assigned, and should work on their part.</w:t>
      </w:r>
    </w:p>
    <w:p w:rsidR="00000000" w:rsidDel="00000000" w:rsidP="00000000" w:rsidRDefault="00000000" w:rsidRPr="00000000" w14:paraId="000001FA">
      <w:pPr>
        <w:numPr>
          <w:ilvl w:val="1"/>
          <w:numId w:val="7"/>
        </w:numPr>
        <w:ind w:left="1440" w:hanging="360"/>
      </w:pPr>
      <w:r w:rsidDel="00000000" w:rsidR="00000000" w:rsidRPr="00000000">
        <w:rPr>
          <w:rtl w:val="0"/>
        </w:rPr>
        <w:t xml:space="preserve">It’s likely that everyone’s work will be adjusted or changed as we combine it and discuss</w:t>
      </w:r>
    </w:p>
    <w:p w:rsidR="00000000" w:rsidDel="00000000" w:rsidP="00000000" w:rsidRDefault="00000000" w:rsidRPr="00000000" w14:paraId="000001FB">
      <w:pPr>
        <w:numPr>
          <w:ilvl w:val="1"/>
          <w:numId w:val="7"/>
        </w:numPr>
        <w:ind w:left="1440" w:hanging="360"/>
      </w:pPr>
      <w:r w:rsidDel="00000000" w:rsidR="00000000" w:rsidRPr="00000000">
        <w:rPr>
          <w:rtl w:val="0"/>
        </w:rPr>
        <w:t xml:space="preserve">It’s expected that we will look at each other’s code in order to learn and also help review each other’s work</w:t>
      </w:r>
    </w:p>
    <w:p w:rsidR="00000000" w:rsidDel="00000000" w:rsidP="00000000" w:rsidRDefault="00000000" w:rsidRPr="00000000" w14:paraId="000001FC">
      <w:pPr>
        <w:numPr>
          <w:ilvl w:val="1"/>
          <w:numId w:val="7"/>
        </w:numPr>
        <w:ind w:left="1440" w:hanging="360"/>
      </w:pPr>
      <w:r w:rsidDel="00000000" w:rsidR="00000000" w:rsidRPr="00000000">
        <w:rPr>
          <w:rtl w:val="0"/>
        </w:rPr>
        <w:t xml:space="preserve">Presentation</w:t>
      </w:r>
    </w:p>
    <w:p w:rsidR="00000000" w:rsidDel="00000000" w:rsidP="00000000" w:rsidRDefault="00000000" w:rsidRPr="00000000" w14:paraId="000001FD">
      <w:pPr>
        <w:numPr>
          <w:ilvl w:val="2"/>
          <w:numId w:val="7"/>
        </w:numPr>
        <w:ind w:left="2160" w:hanging="360"/>
      </w:pPr>
      <w:r w:rsidDel="00000000" w:rsidR="00000000" w:rsidRPr="00000000">
        <w:rPr>
          <w:rtl w:val="0"/>
        </w:rPr>
        <w:t xml:space="preserve">Each person continue to work on core hypothesis question that they focused on</w:t>
      </w:r>
    </w:p>
    <w:p w:rsidR="00000000" w:rsidDel="00000000" w:rsidP="00000000" w:rsidRDefault="00000000" w:rsidRPr="00000000" w14:paraId="000001FE">
      <w:pPr>
        <w:numPr>
          <w:ilvl w:val="2"/>
          <w:numId w:val="7"/>
        </w:numPr>
        <w:ind w:left="2160" w:hanging="360"/>
      </w:pPr>
      <w:r w:rsidDel="00000000" w:rsidR="00000000" w:rsidRPr="00000000">
        <w:rPr>
          <w:rtl w:val="0"/>
        </w:rPr>
        <w:t xml:space="preserve">We will divide up the presentation so each person presents a different part of the project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2"/>
        </w:numPr>
        <w:ind w:left="720" w:hanging="360"/>
        <w:rPr>
          <w:u w:val="none"/>
        </w:rPr>
      </w:pPr>
      <w:r w:rsidDel="00000000" w:rsidR="00000000" w:rsidRPr="00000000">
        <w:rPr>
          <w:rtl w:val="0"/>
        </w:rPr>
        <w:t xml:space="preserve">GOAL for end of night: Have data cleansed by end of this session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2"/>
        </w:numPr>
        <w:ind w:left="720" w:hanging="360"/>
        <w:rPr>
          <w:u w:val="none"/>
        </w:rPr>
      </w:pPr>
      <w:r w:rsidDel="00000000" w:rsidR="00000000" w:rsidRPr="00000000">
        <w:rPr>
          <w:rtl w:val="0"/>
        </w:rPr>
        <w:t xml:space="preserve">Action items for next session - </w:t>
      </w:r>
    </w:p>
    <w:p w:rsidR="00000000" w:rsidDel="00000000" w:rsidP="00000000" w:rsidRDefault="00000000" w:rsidRPr="00000000" w14:paraId="00000203">
      <w:pPr>
        <w:numPr>
          <w:ilvl w:val="1"/>
          <w:numId w:val="2"/>
        </w:numPr>
        <w:ind w:left="1440" w:hanging="360"/>
        <w:rPr>
          <w:u w:val="none"/>
        </w:rPr>
      </w:pPr>
      <w:r w:rsidDel="00000000" w:rsidR="00000000" w:rsidRPr="00000000">
        <w:rPr>
          <w:rtl w:val="0"/>
        </w:rPr>
        <w:t xml:space="preserve">try for 2 visualizations, thoughts about what found,etc</w:t>
      </w:r>
    </w:p>
    <w:p w:rsidR="00000000" w:rsidDel="00000000" w:rsidP="00000000" w:rsidRDefault="00000000" w:rsidRPr="00000000" w14:paraId="00000204">
      <w:pPr>
        <w:numPr>
          <w:ilvl w:val="1"/>
          <w:numId w:val="2"/>
        </w:numPr>
        <w:ind w:left="1440" w:hanging="360"/>
        <w:rPr>
          <w:u w:val="none"/>
        </w:rPr>
      </w:pPr>
      <w:r w:rsidDel="00000000" w:rsidR="00000000" w:rsidRPr="00000000">
        <w:rPr>
          <w:rtl w:val="0"/>
        </w:rPr>
        <w:t xml:space="preserve">In Excel - add notes about data cleanup</w:t>
      </w:r>
    </w:p>
    <w:p w:rsidR="00000000" w:rsidDel="00000000" w:rsidP="00000000" w:rsidRDefault="00000000" w:rsidRPr="00000000" w14:paraId="00000205">
      <w:pPr>
        <w:numPr>
          <w:ilvl w:val="2"/>
          <w:numId w:val="2"/>
        </w:numPr>
        <w:ind w:left="2160" w:hanging="360"/>
        <w:rPr>
          <w:u w:val="none"/>
        </w:rPr>
      </w:pPr>
      <w:hyperlink r:id="rId13">
        <w:r w:rsidDel="00000000" w:rsidR="00000000" w:rsidRPr="00000000">
          <w:rPr>
            <w:color w:val="0000ee"/>
            <w:u w:val="single"/>
            <w:shd w:fill="auto" w:val="clear"/>
            <w:rtl w:val="0"/>
          </w:rPr>
          <w:t xml:space="preserve">Denver 23 Data Sample</w:t>
        </w:r>
      </w:hyperlink>
      <w:r w:rsidDel="00000000" w:rsidR="00000000" w:rsidRPr="00000000">
        <w:rPr>
          <w:rtl w:val="0"/>
        </w:rPr>
      </w:r>
    </w:p>
    <w:p w:rsidR="00000000" w:rsidDel="00000000" w:rsidP="00000000" w:rsidRDefault="00000000" w:rsidRPr="00000000" w14:paraId="00000206">
      <w:pPr>
        <w:numPr>
          <w:ilvl w:val="1"/>
          <w:numId w:val="2"/>
        </w:numPr>
        <w:ind w:left="1440" w:hanging="360"/>
        <w:rPr>
          <w:u w:val="none"/>
        </w:rPr>
      </w:pPr>
      <w:r w:rsidDel="00000000" w:rsidR="00000000" w:rsidRPr="00000000">
        <w:rPr>
          <w:rtl w:val="0"/>
        </w:rPr>
        <w:t xml:space="preserve">Are we missing anything?</w:t>
      </w:r>
    </w:p>
    <w:p w:rsidR="00000000" w:rsidDel="00000000" w:rsidP="00000000" w:rsidRDefault="00000000" w:rsidRPr="00000000" w14:paraId="00000207">
      <w:pPr>
        <w:numPr>
          <w:ilvl w:val="1"/>
          <w:numId w:val="2"/>
        </w:numPr>
        <w:ind w:left="1440" w:hanging="360"/>
        <w:rPr>
          <w:u w:val="none"/>
        </w:rPr>
      </w:pPr>
      <w:r w:rsidDel="00000000" w:rsidR="00000000" w:rsidRPr="00000000">
        <w:rPr>
          <w:rtl w:val="0"/>
        </w:rPr>
        <w:t xml:space="preserve">Brandon</w:t>
      </w:r>
    </w:p>
    <w:p w:rsidR="00000000" w:rsidDel="00000000" w:rsidP="00000000" w:rsidRDefault="00000000" w:rsidRPr="00000000" w14:paraId="00000208">
      <w:pPr>
        <w:numPr>
          <w:ilvl w:val="2"/>
          <w:numId w:val="2"/>
        </w:numPr>
        <w:ind w:left="2160" w:hanging="360"/>
        <w:rPr>
          <w:u w:val="none"/>
        </w:rPr>
      </w:pPr>
      <w:commentRangeStart w:id="11"/>
      <w:r w:rsidDel="00000000" w:rsidR="00000000" w:rsidRPr="00000000">
        <w:rPr>
          <w:rtl w:val="0"/>
        </w:rPr>
        <w:t xml:space="preserve">Push updates to github - done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09">
      <w:pPr>
        <w:numPr>
          <w:ilvl w:val="2"/>
          <w:numId w:val="2"/>
        </w:numPr>
        <w:ind w:left="2160" w:hanging="360"/>
        <w:rPr>
          <w:u w:val="none"/>
        </w:rPr>
      </w:pPr>
      <w:r w:rsidDel="00000000" w:rsidR="00000000" w:rsidRPr="00000000">
        <w:rPr>
          <w:rtl w:val="0"/>
        </w:rPr>
        <w:t xml:space="preserve">Price</w:t>
      </w:r>
    </w:p>
    <w:p w:rsidR="00000000" w:rsidDel="00000000" w:rsidP="00000000" w:rsidRDefault="00000000" w:rsidRPr="00000000" w14:paraId="0000020A">
      <w:pPr>
        <w:numPr>
          <w:ilvl w:val="1"/>
          <w:numId w:val="2"/>
        </w:numPr>
        <w:ind w:left="1440" w:hanging="360"/>
        <w:rPr>
          <w:u w:val="none"/>
        </w:rPr>
      </w:pPr>
      <w:r w:rsidDel="00000000" w:rsidR="00000000" w:rsidRPr="00000000">
        <w:rPr>
          <w:rtl w:val="0"/>
        </w:rPr>
        <w:t xml:space="preserve">Sonja</w:t>
      </w:r>
    </w:p>
    <w:p w:rsidR="00000000" w:rsidDel="00000000" w:rsidP="00000000" w:rsidRDefault="00000000" w:rsidRPr="00000000" w14:paraId="0000020B">
      <w:pPr>
        <w:numPr>
          <w:ilvl w:val="2"/>
          <w:numId w:val="2"/>
        </w:numPr>
        <w:ind w:left="2160" w:hanging="360"/>
        <w:rPr>
          <w:u w:val="none"/>
        </w:rPr>
      </w:pPr>
      <w:r w:rsidDel="00000000" w:rsidR="00000000" w:rsidRPr="00000000">
        <w:rPr>
          <w:rtl w:val="0"/>
        </w:rPr>
        <w:t xml:space="preserve">Host</w:t>
      </w:r>
    </w:p>
    <w:p w:rsidR="00000000" w:rsidDel="00000000" w:rsidP="00000000" w:rsidRDefault="00000000" w:rsidRPr="00000000" w14:paraId="0000020C">
      <w:pPr>
        <w:numPr>
          <w:ilvl w:val="1"/>
          <w:numId w:val="2"/>
        </w:numPr>
        <w:ind w:left="1440" w:hanging="360"/>
        <w:rPr>
          <w:u w:val="none"/>
        </w:rPr>
      </w:pPr>
      <w:r w:rsidDel="00000000" w:rsidR="00000000" w:rsidRPr="00000000">
        <w:rPr>
          <w:rtl w:val="0"/>
        </w:rPr>
        <w:t xml:space="preserve">Jennifer</w:t>
      </w:r>
    </w:p>
    <w:p w:rsidR="00000000" w:rsidDel="00000000" w:rsidP="00000000" w:rsidRDefault="00000000" w:rsidRPr="00000000" w14:paraId="0000020D">
      <w:pPr>
        <w:numPr>
          <w:ilvl w:val="2"/>
          <w:numId w:val="2"/>
        </w:numPr>
        <w:ind w:left="2160" w:hanging="360"/>
        <w:rPr>
          <w:u w:val="none"/>
        </w:rPr>
      </w:pPr>
      <w:r w:rsidDel="00000000" w:rsidR="00000000" w:rsidRPr="00000000">
        <w:rPr>
          <w:rtl w:val="0"/>
        </w:rPr>
        <w:t xml:space="preserve">Rating</w:t>
      </w:r>
    </w:p>
    <w:p w:rsidR="00000000" w:rsidDel="00000000" w:rsidP="00000000" w:rsidRDefault="00000000" w:rsidRPr="00000000" w14:paraId="0000020E">
      <w:pPr>
        <w:numPr>
          <w:ilvl w:val="1"/>
          <w:numId w:val="2"/>
        </w:numPr>
        <w:ind w:left="1440" w:hanging="360"/>
        <w:rPr>
          <w:u w:val="none"/>
        </w:rPr>
      </w:pPr>
      <w:r w:rsidDel="00000000" w:rsidR="00000000" w:rsidRPr="00000000">
        <w:rPr>
          <w:rtl w:val="0"/>
        </w:rPr>
        <w:t xml:space="preserve">Meredith</w:t>
      </w:r>
    </w:p>
    <w:p w:rsidR="00000000" w:rsidDel="00000000" w:rsidP="00000000" w:rsidRDefault="00000000" w:rsidRPr="00000000" w14:paraId="0000020F">
      <w:pPr>
        <w:numPr>
          <w:ilvl w:val="2"/>
          <w:numId w:val="2"/>
        </w:numPr>
        <w:ind w:left="2160" w:hanging="360"/>
        <w:rPr>
          <w:u w:val="none"/>
        </w:rPr>
      </w:pPr>
      <w:r w:rsidDel="00000000" w:rsidR="00000000" w:rsidRPr="00000000">
        <w:rPr>
          <w:rtl w:val="0"/>
        </w:rPr>
        <w:t xml:space="preserve">Price</w:t>
      </w:r>
    </w:p>
    <w:p w:rsidR="00000000" w:rsidDel="00000000" w:rsidP="00000000" w:rsidRDefault="00000000" w:rsidRPr="00000000" w14:paraId="00000210">
      <w:pPr>
        <w:pStyle w:val="Heading1"/>
        <w:rPr/>
      </w:pPr>
      <w:bookmarkStart w:colFirst="0" w:colLast="0" w:name="_7hdd36iv3gw3" w:id="14"/>
      <w:bookmarkEnd w:id="14"/>
      <w:r w:rsidDel="00000000" w:rsidR="00000000" w:rsidRPr="00000000">
        <w:rPr>
          <w:rtl w:val="0"/>
        </w:rPr>
        <w:t xml:space="preserve">Session 4 - 1.4.24</w:t>
      </w:r>
    </w:p>
    <w:p w:rsidR="00000000" w:rsidDel="00000000" w:rsidP="00000000" w:rsidRDefault="00000000" w:rsidRPr="00000000" w14:paraId="00000211">
      <w:pPr>
        <w:rPr/>
      </w:pPr>
      <w:r w:rsidDel="00000000" w:rsidR="00000000" w:rsidRPr="00000000">
        <w:rPr>
          <w:rtl w:val="0"/>
        </w:rPr>
        <w:t xml:space="preserve">Action items for next session: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List of things for us to provide on Monday (will have time to work during class too): </w:t>
      </w:r>
    </w:p>
    <w:p w:rsidR="00000000" w:rsidDel="00000000" w:rsidP="00000000" w:rsidRDefault="00000000" w:rsidRPr="00000000" w14:paraId="00000214">
      <w:pPr>
        <w:numPr>
          <w:ilvl w:val="0"/>
          <w:numId w:val="10"/>
        </w:numPr>
        <w:ind w:left="720" w:hanging="360"/>
        <w:rPr>
          <w:u w:val="none"/>
        </w:rPr>
      </w:pPr>
      <w:r w:rsidDel="00000000" w:rsidR="00000000" w:rsidRPr="00000000">
        <w:rPr>
          <w:rtl w:val="0"/>
        </w:rPr>
        <w:t xml:space="preserve">Brandon (Hypothesis 2)</w:t>
      </w:r>
    </w:p>
    <w:p w:rsidR="00000000" w:rsidDel="00000000" w:rsidP="00000000" w:rsidRDefault="00000000" w:rsidRPr="00000000" w14:paraId="00000215">
      <w:pPr>
        <w:numPr>
          <w:ilvl w:val="1"/>
          <w:numId w:val="10"/>
        </w:numPr>
        <w:ind w:left="1440" w:hanging="360"/>
        <w:rPr>
          <w:u w:val="none"/>
        </w:rPr>
      </w:pPr>
      <w:r w:rsidDel="00000000" w:rsidR="00000000" w:rsidRPr="00000000">
        <w:rPr>
          <w:rtl w:val="0"/>
        </w:rPr>
        <w:t xml:space="preserve">Histogram</w:t>
      </w:r>
    </w:p>
    <w:p w:rsidR="00000000" w:rsidDel="00000000" w:rsidP="00000000" w:rsidRDefault="00000000" w:rsidRPr="00000000" w14:paraId="00000216">
      <w:pPr>
        <w:numPr>
          <w:ilvl w:val="1"/>
          <w:numId w:val="10"/>
        </w:numPr>
        <w:ind w:left="1440" w:hanging="360"/>
        <w:rPr>
          <w:u w:val="none"/>
        </w:rPr>
      </w:pPr>
      <w:r w:rsidDel="00000000" w:rsidR="00000000" w:rsidRPr="00000000">
        <w:rPr>
          <w:rtl w:val="0"/>
        </w:rPr>
        <w:t xml:space="preserve">Read me updates</w:t>
      </w:r>
    </w:p>
    <w:p w:rsidR="00000000" w:rsidDel="00000000" w:rsidP="00000000" w:rsidRDefault="00000000" w:rsidRPr="00000000" w14:paraId="00000217">
      <w:pPr>
        <w:numPr>
          <w:ilvl w:val="0"/>
          <w:numId w:val="10"/>
        </w:numPr>
        <w:ind w:left="720" w:hanging="360"/>
        <w:rPr>
          <w:u w:val="none"/>
        </w:rPr>
      </w:pPr>
      <w:r w:rsidDel="00000000" w:rsidR="00000000" w:rsidRPr="00000000">
        <w:rPr>
          <w:rtl w:val="0"/>
        </w:rPr>
        <w:t xml:space="preserve">Meredith (H2)</w:t>
      </w:r>
    </w:p>
    <w:p w:rsidR="00000000" w:rsidDel="00000000" w:rsidP="00000000" w:rsidRDefault="00000000" w:rsidRPr="00000000" w14:paraId="00000218">
      <w:pPr>
        <w:numPr>
          <w:ilvl w:val="1"/>
          <w:numId w:val="10"/>
        </w:numPr>
        <w:ind w:left="1440" w:hanging="360"/>
        <w:rPr>
          <w:u w:val="none"/>
        </w:rPr>
      </w:pPr>
      <w:r w:rsidDel="00000000" w:rsidR="00000000" w:rsidRPr="00000000">
        <w:rPr>
          <w:rtl w:val="0"/>
        </w:rPr>
        <w:t xml:space="preserve">Work on intro on slide deck </w:t>
      </w:r>
    </w:p>
    <w:p w:rsidR="00000000" w:rsidDel="00000000" w:rsidP="00000000" w:rsidRDefault="00000000" w:rsidRPr="00000000" w14:paraId="00000219">
      <w:pPr>
        <w:numPr>
          <w:ilvl w:val="1"/>
          <w:numId w:val="10"/>
        </w:numPr>
        <w:ind w:left="1440" w:hanging="360"/>
        <w:rPr>
          <w:u w:val="none"/>
        </w:rPr>
      </w:pPr>
      <w:r w:rsidDel="00000000" w:rsidR="00000000" w:rsidRPr="00000000">
        <w:rPr>
          <w:rtl w:val="0"/>
        </w:rPr>
        <w:t xml:space="preserve">Price graph(sorry can’t remember what you said!)</w:t>
      </w:r>
    </w:p>
    <w:p w:rsidR="00000000" w:rsidDel="00000000" w:rsidP="00000000" w:rsidRDefault="00000000" w:rsidRPr="00000000" w14:paraId="0000021A">
      <w:pPr>
        <w:numPr>
          <w:ilvl w:val="0"/>
          <w:numId w:val="10"/>
        </w:numPr>
        <w:ind w:left="720" w:hanging="360"/>
        <w:rPr>
          <w:u w:val="none"/>
        </w:rPr>
      </w:pPr>
      <w:r w:rsidDel="00000000" w:rsidR="00000000" w:rsidRPr="00000000">
        <w:rPr>
          <w:rtl w:val="0"/>
        </w:rPr>
        <w:t xml:space="preserve">Sonja (H3)</w:t>
      </w:r>
    </w:p>
    <w:p w:rsidR="00000000" w:rsidDel="00000000" w:rsidP="00000000" w:rsidRDefault="00000000" w:rsidRPr="00000000" w14:paraId="0000021B">
      <w:pPr>
        <w:numPr>
          <w:ilvl w:val="1"/>
          <w:numId w:val="10"/>
        </w:numPr>
        <w:ind w:left="1440" w:hanging="360"/>
        <w:rPr>
          <w:u w:val="none"/>
        </w:rPr>
      </w:pPr>
      <w:r w:rsidDel="00000000" w:rsidR="00000000" w:rsidRPr="00000000">
        <w:rPr>
          <w:rtl w:val="0"/>
        </w:rPr>
        <w:t xml:space="preserve">Slide 3 most important points</w:t>
      </w:r>
    </w:p>
    <w:p w:rsidR="00000000" w:rsidDel="00000000" w:rsidP="00000000" w:rsidRDefault="00000000" w:rsidRPr="00000000" w14:paraId="0000021C">
      <w:pPr>
        <w:numPr>
          <w:ilvl w:val="0"/>
          <w:numId w:val="10"/>
        </w:numPr>
        <w:ind w:left="720" w:hanging="360"/>
        <w:rPr>
          <w:u w:val="none"/>
        </w:rPr>
      </w:pPr>
      <w:r w:rsidDel="00000000" w:rsidR="00000000" w:rsidRPr="00000000">
        <w:rPr>
          <w:rtl w:val="0"/>
        </w:rPr>
        <w:t xml:space="preserve">Jennifer (H1)</w:t>
      </w:r>
    </w:p>
    <w:p w:rsidR="00000000" w:rsidDel="00000000" w:rsidP="00000000" w:rsidRDefault="00000000" w:rsidRPr="00000000" w14:paraId="0000021D">
      <w:pPr>
        <w:numPr>
          <w:ilvl w:val="1"/>
          <w:numId w:val="10"/>
        </w:numPr>
        <w:ind w:left="1440" w:hanging="360"/>
        <w:rPr>
          <w:u w:val="none"/>
        </w:rPr>
      </w:pPr>
      <w:r w:rsidDel="00000000" w:rsidR="00000000" w:rsidRPr="00000000">
        <w:rPr>
          <w:rtl w:val="0"/>
        </w:rPr>
        <w:t xml:space="preserve">Slide 4 most important points</w:t>
      </w:r>
    </w:p>
    <w:p w:rsidR="00000000" w:rsidDel="00000000" w:rsidP="00000000" w:rsidRDefault="00000000" w:rsidRPr="00000000" w14:paraId="0000021E">
      <w:pPr>
        <w:numPr>
          <w:ilvl w:val="1"/>
          <w:numId w:val="10"/>
        </w:numPr>
        <w:ind w:left="1440" w:hanging="360"/>
        <w:rPr>
          <w:u w:val="none"/>
        </w:rPr>
      </w:pPr>
      <w:r w:rsidDel="00000000" w:rsidR="00000000" w:rsidRPr="00000000">
        <w:rPr>
          <w:rtl w:val="0"/>
        </w:rPr>
        <w:t xml:space="preserve">Clean up the notes document</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ab/>
      </w:r>
    </w:p>
    <w:p w:rsidR="00000000" w:rsidDel="00000000" w:rsidP="00000000" w:rsidRDefault="00000000" w:rsidRPr="00000000" w14:paraId="00000221">
      <w:pPr>
        <w:pStyle w:val="Heading1"/>
        <w:rPr/>
      </w:pPr>
      <w:bookmarkStart w:colFirst="0" w:colLast="0" w:name="_efmmrqvpqu9b" w:id="15"/>
      <w:bookmarkEnd w:id="15"/>
      <w:r w:rsidDel="00000000" w:rsidR="00000000" w:rsidRPr="00000000">
        <w:rPr>
          <w:rtl w:val="0"/>
        </w:rPr>
        <w:t xml:space="preserve">Session 5 - 1.8.24</w:t>
      </w:r>
    </w:p>
    <w:p w:rsidR="00000000" w:rsidDel="00000000" w:rsidP="00000000" w:rsidRDefault="00000000" w:rsidRPr="00000000" w14:paraId="00000222">
      <w:pPr>
        <w:numPr>
          <w:ilvl w:val="0"/>
          <w:numId w:val="14"/>
        </w:numPr>
        <w:ind w:left="720" w:hanging="360"/>
        <w:rPr>
          <w:u w:val="none"/>
        </w:rPr>
      </w:pPr>
      <w:r w:rsidDel="00000000" w:rsidR="00000000" w:rsidRPr="00000000">
        <w:rPr>
          <w:rtl w:val="0"/>
        </w:rPr>
        <w:t xml:space="preserve">Finalize PPT</w:t>
      </w:r>
    </w:p>
    <w:p w:rsidR="00000000" w:rsidDel="00000000" w:rsidP="00000000" w:rsidRDefault="00000000" w:rsidRPr="00000000" w14:paraId="00000223">
      <w:pPr>
        <w:numPr>
          <w:ilvl w:val="0"/>
          <w:numId w:val="14"/>
        </w:numPr>
        <w:ind w:left="720" w:hanging="360"/>
        <w:rPr>
          <w:u w:val="none"/>
        </w:rPr>
      </w:pPr>
      <w:r w:rsidDel="00000000" w:rsidR="00000000" w:rsidRPr="00000000">
        <w:rPr>
          <w:rtl w:val="0"/>
        </w:rPr>
        <w:t xml:space="preserve">Organize github</w:t>
      </w:r>
    </w:p>
    <w:p w:rsidR="00000000" w:rsidDel="00000000" w:rsidP="00000000" w:rsidRDefault="00000000" w:rsidRPr="00000000" w14:paraId="00000224">
      <w:pPr>
        <w:numPr>
          <w:ilvl w:val="0"/>
          <w:numId w:val="14"/>
        </w:numPr>
        <w:ind w:left="720" w:hanging="360"/>
        <w:rPr>
          <w:u w:val="none"/>
        </w:rPr>
      </w:pPr>
      <w:r w:rsidDel="00000000" w:rsidR="00000000" w:rsidRPr="00000000">
        <w:rPr>
          <w:rtl w:val="0"/>
        </w:rPr>
        <w:t xml:space="preserve">Practice presentation</w:t>
      </w:r>
    </w:p>
    <w:p w:rsidR="00000000" w:rsidDel="00000000" w:rsidP="00000000" w:rsidRDefault="00000000" w:rsidRPr="00000000" w14:paraId="00000225">
      <w:pPr>
        <w:numPr>
          <w:ilvl w:val="1"/>
          <w:numId w:val="14"/>
        </w:numPr>
        <w:ind w:left="1440" w:hanging="360"/>
        <w:rPr>
          <w:u w:val="none"/>
        </w:rPr>
      </w:pPr>
      <w:r w:rsidDel="00000000" w:rsidR="00000000" w:rsidRPr="00000000">
        <w:rPr>
          <w:rtl w:val="0"/>
        </w:rPr>
        <w:t xml:space="preserve">Zoom background? - pandas generated from ChatGPT</w:t>
      </w:r>
    </w:p>
    <w:p w:rsidR="00000000" w:rsidDel="00000000" w:rsidP="00000000" w:rsidRDefault="00000000" w:rsidRPr="00000000" w14:paraId="00000226">
      <w:pPr>
        <w:numPr>
          <w:ilvl w:val="1"/>
          <w:numId w:val="14"/>
        </w:numPr>
        <w:ind w:left="1440" w:hanging="360"/>
        <w:rPr>
          <w:u w:val="none"/>
        </w:rPr>
      </w:pPr>
      <w:r w:rsidDel="00000000" w:rsidR="00000000" w:rsidRPr="00000000">
        <w:rPr>
          <w:rtl w:val="0"/>
        </w:rPr>
        <w:t xml:space="preserve">Wear anything specific? - business casual</w:t>
      </w:r>
    </w:p>
    <w:p w:rsidR="00000000" w:rsidDel="00000000" w:rsidP="00000000" w:rsidRDefault="00000000" w:rsidRPr="00000000" w14:paraId="00000227">
      <w:pPr>
        <w:numPr>
          <w:ilvl w:val="0"/>
          <w:numId w:val="14"/>
        </w:numPr>
        <w:ind w:left="720" w:hanging="360"/>
        <w:rPr>
          <w:u w:val="none"/>
        </w:rPr>
      </w:pPr>
      <w:r w:rsidDel="00000000" w:rsidR="00000000" w:rsidRPr="00000000">
        <w:rPr>
          <w:rtl w:val="0"/>
        </w:rPr>
        <w:t xml:space="preserve">Action items</w:t>
      </w:r>
    </w:p>
    <w:p w:rsidR="00000000" w:rsidDel="00000000" w:rsidP="00000000" w:rsidRDefault="00000000" w:rsidRPr="00000000" w14:paraId="00000228">
      <w:pPr>
        <w:numPr>
          <w:ilvl w:val="1"/>
          <w:numId w:val="14"/>
        </w:numPr>
        <w:ind w:left="1440" w:hanging="360"/>
        <w:rPr>
          <w:u w:val="none"/>
        </w:rPr>
      </w:pPr>
      <w:r w:rsidDel="00000000" w:rsidR="00000000" w:rsidRPr="00000000">
        <w:rPr>
          <w:rtl w:val="0"/>
        </w:rPr>
        <w:t xml:space="preserve">Everyone needs to clean up their comments in code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________________________________________________________________________________________</w:t>
      </w:r>
    </w:p>
    <w:p w:rsidR="00000000" w:rsidDel="00000000" w:rsidP="00000000" w:rsidRDefault="00000000" w:rsidRPr="00000000" w14:paraId="0000022B">
      <w:pPr>
        <w:pStyle w:val="Heading1"/>
        <w:rPr/>
      </w:pPr>
      <w:bookmarkStart w:colFirst="0" w:colLast="0" w:name="_ga2s74sceuli" w:id="16"/>
      <w:bookmarkEnd w:id="16"/>
      <w:r w:rsidDel="00000000" w:rsidR="00000000" w:rsidRPr="00000000">
        <w:rPr>
          <w:rtl w:val="0"/>
        </w:rPr>
        <w:t xml:space="preserve">Appendix:</w:t>
      </w:r>
    </w:p>
    <w:p w:rsidR="00000000" w:rsidDel="00000000" w:rsidP="00000000" w:rsidRDefault="00000000" w:rsidRPr="00000000" w14:paraId="0000022C">
      <w:pPr>
        <w:rPr/>
      </w:pPr>
      <w:r w:rsidDel="00000000" w:rsidR="00000000" w:rsidRPr="00000000">
        <w:rPr>
          <w:rtl w:val="0"/>
        </w:rPr>
        <w:t xml:space="preserve">Information in this section references the process that the group went through in order to come to a finalized product.  </w:t>
      </w:r>
    </w:p>
    <w:p w:rsidR="00000000" w:rsidDel="00000000" w:rsidP="00000000" w:rsidRDefault="00000000" w:rsidRPr="00000000" w14:paraId="0000022D">
      <w:pPr>
        <w:pStyle w:val="Heading2"/>
        <w:rPr/>
      </w:pPr>
      <w:bookmarkStart w:colFirst="0" w:colLast="0" w:name="_3rruw2o0jr40" w:id="17"/>
      <w:bookmarkEnd w:id="17"/>
      <w:r w:rsidDel="00000000" w:rsidR="00000000" w:rsidRPr="00000000">
        <w:rPr>
          <w:rtl w:val="0"/>
        </w:rPr>
        <w:t xml:space="preserve">Topic Brainstorm</w:t>
      </w:r>
    </w:p>
    <w:p w:rsidR="00000000" w:rsidDel="00000000" w:rsidP="00000000" w:rsidRDefault="00000000" w:rsidRPr="00000000" w14:paraId="0000022E">
      <w:pPr>
        <w:numPr>
          <w:ilvl w:val="1"/>
          <w:numId w:val="15"/>
        </w:numPr>
        <w:ind w:left="1440" w:hanging="360"/>
      </w:pPr>
      <w:r w:rsidDel="00000000" w:rsidR="00000000" w:rsidRPr="00000000">
        <w:rPr>
          <w:rtl w:val="0"/>
        </w:rPr>
        <w:t xml:space="preserve">publicapi/publicapi</w:t>
      </w:r>
    </w:p>
    <w:p w:rsidR="00000000" w:rsidDel="00000000" w:rsidP="00000000" w:rsidRDefault="00000000" w:rsidRPr="00000000" w14:paraId="0000022F">
      <w:pPr>
        <w:numPr>
          <w:ilvl w:val="1"/>
          <w:numId w:val="15"/>
        </w:numPr>
        <w:ind w:left="1440" w:hanging="360"/>
      </w:pPr>
      <w:r w:rsidDel="00000000" w:rsidR="00000000" w:rsidRPr="00000000">
        <w:rPr>
          <w:rtl w:val="0"/>
        </w:rPr>
        <w:t xml:space="preserve">Use API to build that skill</w:t>
      </w:r>
    </w:p>
    <w:p w:rsidR="00000000" w:rsidDel="00000000" w:rsidP="00000000" w:rsidRDefault="00000000" w:rsidRPr="00000000" w14:paraId="00000230">
      <w:pPr>
        <w:ind w:left="1440" w:firstLine="0"/>
        <w:rPr/>
      </w:pPr>
      <w:r w:rsidDel="00000000" w:rsidR="00000000" w:rsidRPr="00000000">
        <w:rPr>
          <w:rtl w:val="0"/>
        </w:rPr>
      </w:r>
    </w:p>
    <w:p w:rsidR="00000000" w:rsidDel="00000000" w:rsidP="00000000" w:rsidRDefault="00000000" w:rsidRPr="00000000" w14:paraId="00000231">
      <w:pPr>
        <w:numPr>
          <w:ilvl w:val="0"/>
          <w:numId w:val="15"/>
        </w:numPr>
        <w:ind w:left="720" w:hanging="360"/>
        <w:rPr>
          <w:b w:val="1"/>
        </w:rPr>
      </w:pPr>
      <w:r w:rsidDel="00000000" w:rsidR="00000000" w:rsidRPr="00000000">
        <w:rPr>
          <w:b w:val="1"/>
          <w:rtl w:val="0"/>
        </w:rPr>
        <w:t xml:space="preserve">AirBnB - housing - rental rates - etc </w:t>
      </w:r>
    </w:p>
    <w:p w:rsidR="00000000" w:rsidDel="00000000" w:rsidP="00000000" w:rsidRDefault="00000000" w:rsidRPr="00000000" w14:paraId="00000232">
      <w:pPr>
        <w:numPr>
          <w:ilvl w:val="1"/>
          <w:numId w:val="15"/>
        </w:numPr>
        <w:ind w:left="1440" w:hanging="360"/>
      </w:pPr>
      <w:r w:rsidDel="00000000" w:rsidR="00000000" w:rsidRPr="00000000">
        <w:rPr>
          <w:rtl w:val="0"/>
        </w:rPr>
      </w:r>
    </w:p>
    <w:p w:rsidR="00000000" w:rsidDel="00000000" w:rsidP="00000000" w:rsidRDefault="00000000" w:rsidRPr="00000000" w14:paraId="00000233">
      <w:pPr>
        <w:numPr>
          <w:ilvl w:val="1"/>
          <w:numId w:val="15"/>
        </w:numPr>
        <w:ind w:left="1440" w:hanging="360"/>
      </w:pPr>
      <w:hyperlink r:id="rId14">
        <w:r w:rsidDel="00000000" w:rsidR="00000000" w:rsidRPr="00000000">
          <w:rPr>
            <w:color w:val="1155cc"/>
            <w:u w:val="single"/>
            <w:rtl w:val="0"/>
          </w:rPr>
          <w:t xml:space="preserve">https://public.opendatasoft.com/explore/dataset/airbnb-listings/information/</w:t>
        </w:r>
      </w:hyperlink>
      <w:r w:rsidDel="00000000" w:rsidR="00000000" w:rsidRPr="00000000">
        <w:rPr>
          <w:rtl w:val="0"/>
        </w:rPr>
      </w:r>
    </w:p>
    <w:p w:rsidR="00000000" w:rsidDel="00000000" w:rsidP="00000000" w:rsidRDefault="00000000" w:rsidRPr="00000000" w14:paraId="00000234">
      <w:pPr>
        <w:numPr>
          <w:ilvl w:val="1"/>
          <w:numId w:val="15"/>
        </w:numPr>
        <w:ind w:left="1440" w:hanging="360"/>
      </w:pPr>
      <w:r w:rsidDel="00000000" w:rsidR="00000000" w:rsidRPr="00000000">
        <w:rPr>
          <w:rtl w:val="0"/>
        </w:rPr>
        <w:t xml:space="preserve">Cities that we are concentrating on: </w:t>
      </w:r>
    </w:p>
    <w:p w:rsidR="00000000" w:rsidDel="00000000" w:rsidP="00000000" w:rsidRDefault="00000000" w:rsidRPr="00000000" w14:paraId="00000235">
      <w:pPr>
        <w:numPr>
          <w:ilvl w:val="2"/>
          <w:numId w:val="15"/>
        </w:numPr>
        <w:ind w:left="2160" w:hanging="360"/>
      </w:pPr>
      <w:r w:rsidDel="00000000" w:rsidR="00000000" w:rsidRPr="00000000">
        <w:rPr>
          <w:rtl w:val="0"/>
        </w:rPr>
        <w:t xml:space="preserve">Denver</w:t>
      </w:r>
    </w:p>
    <w:p w:rsidR="00000000" w:rsidDel="00000000" w:rsidP="00000000" w:rsidRDefault="00000000" w:rsidRPr="00000000" w14:paraId="00000236">
      <w:pPr>
        <w:numPr>
          <w:ilvl w:val="2"/>
          <w:numId w:val="15"/>
        </w:numPr>
        <w:ind w:left="2160" w:hanging="360"/>
      </w:pPr>
      <w:r w:rsidDel="00000000" w:rsidR="00000000" w:rsidRPr="00000000">
        <w:rPr>
          <w:rtl w:val="0"/>
        </w:rPr>
        <w:t xml:space="preserve">Boston</w:t>
      </w:r>
    </w:p>
    <w:p w:rsidR="00000000" w:rsidDel="00000000" w:rsidP="00000000" w:rsidRDefault="00000000" w:rsidRPr="00000000" w14:paraId="00000237">
      <w:pPr>
        <w:numPr>
          <w:ilvl w:val="2"/>
          <w:numId w:val="15"/>
        </w:numPr>
        <w:ind w:left="2160" w:hanging="360"/>
      </w:pPr>
      <w:r w:rsidDel="00000000" w:rsidR="00000000" w:rsidRPr="00000000">
        <w:rPr>
          <w:rtl w:val="0"/>
        </w:rPr>
        <w:t xml:space="preserve">Nashville </w:t>
      </w:r>
    </w:p>
    <w:p w:rsidR="00000000" w:rsidDel="00000000" w:rsidP="00000000" w:rsidRDefault="00000000" w:rsidRPr="00000000" w14:paraId="00000238">
      <w:pPr>
        <w:numPr>
          <w:ilvl w:val="2"/>
          <w:numId w:val="15"/>
        </w:numPr>
        <w:ind w:left="2160" w:hanging="360"/>
      </w:pPr>
      <w:r w:rsidDel="00000000" w:rsidR="00000000" w:rsidRPr="00000000">
        <w:rPr>
          <w:rtl w:val="0"/>
        </w:rPr>
        <w:t xml:space="preserve">Portland</w:t>
      </w:r>
    </w:p>
    <w:p w:rsidR="00000000" w:rsidDel="00000000" w:rsidP="00000000" w:rsidRDefault="00000000" w:rsidRPr="00000000" w14:paraId="00000239">
      <w:pPr>
        <w:numPr>
          <w:ilvl w:val="1"/>
          <w:numId w:val="15"/>
        </w:numPr>
        <w:ind w:left="1440" w:hanging="360"/>
      </w:pPr>
      <w:r w:rsidDel="00000000" w:rsidR="00000000" w:rsidRPr="00000000">
        <w:rPr>
          <w:rtl w:val="0"/>
        </w:rPr>
        <w:t xml:space="preserve">Cleansing strategies</w:t>
      </w:r>
    </w:p>
    <w:p w:rsidR="00000000" w:rsidDel="00000000" w:rsidP="00000000" w:rsidRDefault="00000000" w:rsidRPr="00000000" w14:paraId="0000023A">
      <w:pPr>
        <w:numPr>
          <w:ilvl w:val="2"/>
          <w:numId w:val="15"/>
        </w:numPr>
        <w:ind w:left="2160" w:hanging="360"/>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r>
    </w:p>
    <w:p w:rsidR="00000000" w:rsidDel="00000000" w:rsidP="00000000" w:rsidRDefault="00000000" w:rsidRPr="00000000" w14:paraId="0000023C">
      <w:pPr>
        <w:rPr/>
      </w:pPr>
      <w:r w:rsidDel="00000000" w:rsidR="00000000" w:rsidRPr="00000000">
        <w:rPr>
          <w:rtl w:val="0"/>
        </w:rPr>
        <w:t xml:space="preserve">HOLD to delete after we come to consensus that we don’t need more data</w:t>
      </w:r>
    </w:p>
    <w:p w:rsidR="00000000" w:rsidDel="00000000" w:rsidP="00000000" w:rsidRDefault="00000000" w:rsidRPr="00000000" w14:paraId="0000023D">
      <w:pPr>
        <w:numPr>
          <w:ilvl w:val="1"/>
          <w:numId w:val="15"/>
        </w:numPr>
        <w:ind w:left="720" w:hanging="360"/>
        <w:rPr>
          <w:b w:val="1"/>
        </w:rPr>
      </w:pPr>
      <w:hyperlink r:id="rId15">
        <w:r w:rsidDel="00000000" w:rsidR="00000000" w:rsidRPr="00000000">
          <w:rPr>
            <w:b w:val="1"/>
            <w:color w:val="1155cc"/>
            <w:u w:val="single"/>
            <w:rtl w:val="0"/>
          </w:rPr>
          <w:t xml:space="preserve">https://www.kaggle.com/datasets/marcosgarcia75/air-bnb-dataset</w:t>
        </w:r>
      </w:hyperlink>
      <w:r w:rsidDel="00000000" w:rsidR="00000000" w:rsidRPr="00000000">
        <w:rPr>
          <w:rtl w:val="0"/>
        </w:rPr>
      </w:r>
    </w:p>
    <w:p w:rsidR="00000000" w:rsidDel="00000000" w:rsidP="00000000" w:rsidRDefault="00000000" w:rsidRPr="00000000" w14:paraId="0000023E">
      <w:pPr>
        <w:numPr>
          <w:ilvl w:val="1"/>
          <w:numId w:val="15"/>
        </w:numPr>
        <w:ind w:left="720" w:hanging="360"/>
        <w:rPr>
          <w:b w:val="1"/>
        </w:rPr>
      </w:pPr>
      <w:r w:rsidDel="00000000" w:rsidR="00000000" w:rsidRPr="00000000">
        <w:rPr>
          <w:b w:val="1"/>
          <w:rtl w:val="0"/>
        </w:rPr>
        <w:t xml:space="preserve">http://insideairbnb.com/</w:t>
      </w:r>
    </w:p>
    <w:p w:rsidR="00000000" w:rsidDel="00000000" w:rsidP="00000000" w:rsidRDefault="00000000" w:rsidRPr="00000000" w14:paraId="0000023F">
      <w:pPr>
        <w:numPr>
          <w:ilvl w:val="1"/>
          <w:numId w:val="15"/>
        </w:numPr>
        <w:ind w:left="720" w:hanging="360"/>
      </w:pPr>
      <w:r w:rsidDel="00000000" w:rsidR="00000000" w:rsidRPr="00000000">
        <w:rPr>
          <w:rtl w:val="0"/>
        </w:rPr>
        <w:t xml:space="preserve">Zillow API for real estate (zillow data not recommended by Kevin, not super granular)</w:t>
      </w:r>
    </w:p>
    <w:p w:rsidR="00000000" w:rsidDel="00000000" w:rsidP="00000000" w:rsidRDefault="00000000" w:rsidRPr="00000000" w14:paraId="00000240">
      <w:pPr>
        <w:numPr>
          <w:ilvl w:val="1"/>
          <w:numId w:val="15"/>
        </w:numPr>
        <w:ind w:left="720" w:hanging="360"/>
      </w:pPr>
      <w:r w:rsidDel="00000000" w:rsidR="00000000" w:rsidRPr="00000000">
        <w:rPr>
          <w:rtl w:val="0"/>
        </w:rPr>
        <w:t xml:space="preserve">Census data</w:t>
      </w:r>
    </w:p>
    <w:p w:rsidR="00000000" w:rsidDel="00000000" w:rsidP="00000000" w:rsidRDefault="00000000" w:rsidRPr="00000000" w14:paraId="00000241">
      <w:pPr>
        <w:numPr>
          <w:ilvl w:val="1"/>
          <w:numId w:val="15"/>
        </w:numPr>
        <w:ind w:left="720" w:hanging="360"/>
      </w:pPr>
      <w:r w:rsidDel="00000000" w:rsidR="00000000" w:rsidRPr="00000000">
        <w:rPr>
          <w:rtl w:val="0"/>
        </w:rPr>
        <w:t xml:space="preserve">Unhoused data</w:t>
      </w:r>
    </w:p>
    <w:p w:rsidR="00000000" w:rsidDel="00000000" w:rsidP="00000000" w:rsidRDefault="00000000" w:rsidRPr="00000000" w14:paraId="00000242">
      <w:pPr>
        <w:numPr>
          <w:ilvl w:val="1"/>
          <w:numId w:val="15"/>
        </w:numPr>
        <w:ind w:left="720" w:hanging="360"/>
      </w:pPr>
      <w:hyperlink r:id="rId16">
        <w:r w:rsidDel="00000000" w:rsidR="00000000" w:rsidRPr="00000000">
          <w:rPr>
            <w:color w:val="1155cc"/>
            <w:u w:val="single"/>
            <w:rtl w:val="0"/>
          </w:rPr>
          <w:t xml:space="preserve">https://www.kaggle.com/datasets/airbnb/seattle/data</w:t>
        </w:r>
      </w:hyperlink>
      <w:r w:rsidDel="00000000" w:rsidR="00000000" w:rsidRPr="00000000">
        <w:rPr>
          <w:rtl w:val="0"/>
        </w:rPr>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ind w:left="1440" w:firstLine="0"/>
        <w:rPr/>
      </w:pPr>
      <w:r w:rsidDel="00000000" w:rsidR="00000000" w:rsidRPr="00000000">
        <w:rPr>
          <w:rtl w:val="0"/>
        </w:rPr>
      </w:r>
    </w:p>
    <w:p w:rsidR="00000000" w:rsidDel="00000000" w:rsidP="00000000" w:rsidRDefault="00000000" w:rsidRPr="00000000" w14:paraId="00000245">
      <w:pPr>
        <w:numPr>
          <w:ilvl w:val="0"/>
          <w:numId w:val="15"/>
        </w:numPr>
        <w:ind w:left="720" w:hanging="360"/>
        <w:rPr>
          <w:b w:val="1"/>
        </w:rPr>
      </w:pPr>
      <w:r w:rsidDel="00000000" w:rsidR="00000000" w:rsidRPr="00000000">
        <w:rPr>
          <w:b w:val="1"/>
          <w:rtl w:val="0"/>
        </w:rPr>
        <w:t xml:space="preserve">Employee Attrition </w:t>
      </w:r>
    </w:p>
    <w:p w:rsidR="00000000" w:rsidDel="00000000" w:rsidP="00000000" w:rsidRDefault="00000000" w:rsidRPr="00000000" w14:paraId="00000246">
      <w:pPr>
        <w:numPr>
          <w:ilvl w:val="1"/>
          <w:numId w:val="15"/>
        </w:numPr>
        <w:ind w:left="1440" w:hanging="360"/>
      </w:pPr>
      <w:hyperlink r:id="rId17">
        <w:r w:rsidDel="00000000" w:rsidR="00000000" w:rsidRPr="00000000">
          <w:rPr>
            <w:color w:val="1155cc"/>
            <w:u w:val="single"/>
            <w:rtl w:val="0"/>
          </w:rPr>
          <w:t xml:space="preserve">https://www.kaggle.com/datasets/pavansubhasht/ibm-hr-analytics-attrition-dataset</w:t>
        </w:r>
      </w:hyperlink>
      <w:r w:rsidDel="00000000" w:rsidR="00000000" w:rsidRPr="00000000">
        <w:rPr>
          <w:rtl w:val="0"/>
        </w:rPr>
      </w:r>
    </w:p>
    <w:p w:rsidR="00000000" w:rsidDel="00000000" w:rsidP="00000000" w:rsidRDefault="00000000" w:rsidRPr="00000000" w14:paraId="00000247">
      <w:pPr>
        <w:numPr>
          <w:ilvl w:val="1"/>
          <w:numId w:val="15"/>
        </w:numPr>
        <w:ind w:left="1440" w:hanging="360"/>
      </w:pPr>
      <w:hyperlink r:id="rId18">
        <w:r w:rsidDel="00000000" w:rsidR="00000000" w:rsidRPr="00000000">
          <w:rPr>
            <w:color w:val="1155cc"/>
            <w:u w:val="single"/>
            <w:rtl w:val="0"/>
          </w:rPr>
          <w:t xml:space="preserve">https://www.kaggle.com/datasets/henryshan/2023-data-scientists-salary</w:t>
        </w:r>
      </w:hyperlink>
      <w:r w:rsidDel="00000000" w:rsidR="00000000" w:rsidRPr="00000000">
        <w:rPr>
          <w:rtl w:val="0"/>
        </w:rPr>
      </w:r>
    </w:p>
    <w:p w:rsidR="00000000" w:rsidDel="00000000" w:rsidP="00000000" w:rsidRDefault="00000000" w:rsidRPr="00000000" w14:paraId="00000248">
      <w:pPr>
        <w:numPr>
          <w:ilvl w:val="1"/>
          <w:numId w:val="15"/>
        </w:numPr>
        <w:ind w:left="1440" w:hanging="360"/>
      </w:pPr>
      <w:hyperlink r:id="rId19">
        <w:r w:rsidDel="00000000" w:rsidR="00000000" w:rsidRPr="00000000">
          <w:rPr>
            <w:color w:val="1155cc"/>
            <w:u w:val="single"/>
            <w:rtl w:val="0"/>
          </w:rPr>
          <w:t xml:space="preserve">https://www.kaggle.com/datasets/jpmiller/employee-attrition-for-healthcare</w:t>
        </w:r>
      </w:hyperlink>
      <w:r w:rsidDel="00000000" w:rsidR="00000000" w:rsidRPr="00000000">
        <w:rPr>
          <w:rtl w:val="0"/>
        </w:rPr>
      </w:r>
    </w:p>
    <w:p w:rsidR="00000000" w:rsidDel="00000000" w:rsidP="00000000" w:rsidRDefault="00000000" w:rsidRPr="00000000" w14:paraId="00000249">
      <w:pPr>
        <w:numPr>
          <w:ilvl w:val="1"/>
          <w:numId w:val="15"/>
        </w:numPr>
        <w:ind w:left="1440" w:hanging="360"/>
      </w:pPr>
      <w:hyperlink r:id="rId20">
        <w:r w:rsidDel="00000000" w:rsidR="00000000" w:rsidRPr="00000000">
          <w:rPr>
            <w:color w:val="1155cc"/>
            <w:u w:val="single"/>
            <w:rtl w:val="0"/>
          </w:rPr>
          <w:t xml:space="preserve">https://www.aihr.com/blog/hr-data-sets-people-analytics/</w:t>
        </w:r>
      </w:hyperlink>
      <w:r w:rsidDel="00000000" w:rsidR="00000000" w:rsidRPr="00000000">
        <w:rPr>
          <w:rtl w:val="0"/>
        </w:rPr>
      </w:r>
    </w:p>
    <w:p w:rsidR="00000000" w:rsidDel="00000000" w:rsidP="00000000" w:rsidRDefault="00000000" w:rsidRPr="00000000" w14:paraId="0000024A">
      <w:pPr>
        <w:numPr>
          <w:ilvl w:val="1"/>
          <w:numId w:val="15"/>
        </w:numPr>
        <w:ind w:left="1440" w:hanging="360"/>
      </w:pPr>
      <w:hyperlink r:id="rId21">
        <w:r w:rsidDel="00000000" w:rsidR="00000000" w:rsidRPr="00000000">
          <w:rPr>
            <w:color w:val="1155cc"/>
            <w:u w:val="single"/>
            <w:rtl w:val="0"/>
          </w:rPr>
          <w:t xml:space="preserve">https://www.aihr.com/blog/hr-data-sets-people-analytics/</w:t>
        </w:r>
      </w:hyperlink>
      <w:r w:rsidDel="00000000" w:rsidR="00000000" w:rsidRPr="00000000">
        <w:rPr>
          <w:rtl w:val="0"/>
        </w:rPr>
      </w:r>
    </w:p>
    <w:p w:rsidR="00000000" w:rsidDel="00000000" w:rsidP="00000000" w:rsidRDefault="00000000" w:rsidRPr="00000000" w14:paraId="0000024B">
      <w:pPr>
        <w:numPr>
          <w:ilvl w:val="1"/>
          <w:numId w:val="15"/>
        </w:numPr>
        <w:ind w:left="1440" w:hanging="360"/>
      </w:pPr>
      <w:hyperlink r:id="rId22">
        <w:r w:rsidDel="00000000" w:rsidR="00000000" w:rsidRPr="00000000">
          <w:rPr>
            <w:color w:val="1155cc"/>
            <w:u w:val="single"/>
            <w:rtl w:val="0"/>
          </w:rPr>
          <w:t xml:space="preserve">https://www.shrm.org/resourcesandtools/tools-and-samples/hr-forms/pages/turnover-data-by-industry-region-size.aspx</w:t>
        </w:r>
      </w:hyperlink>
      <w:r w:rsidDel="00000000" w:rsidR="00000000" w:rsidRPr="00000000">
        <w:rPr>
          <w:rtl w:val="0"/>
        </w:rPr>
        <w:t xml:space="preserve"> *** This one looked promising</w:t>
      </w:r>
    </w:p>
    <w:p w:rsidR="00000000" w:rsidDel="00000000" w:rsidP="00000000" w:rsidRDefault="00000000" w:rsidRPr="00000000" w14:paraId="0000024C">
      <w:pPr>
        <w:numPr>
          <w:ilvl w:val="1"/>
          <w:numId w:val="15"/>
        </w:numPr>
        <w:ind w:left="1440" w:hanging="360"/>
      </w:pPr>
      <w:r w:rsidDel="00000000" w:rsidR="00000000" w:rsidRPr="00000000">
        <w:rPr>
          <w:rtl w:val="0"/>
        </w:rPr>
        <w:t xml:space="preserve">Unemployment data</w:t>
      </w:r>
    </w:p>
    <w:p w:rsidR="00000000" w:rsidDel="00000000" w:rsidP="00000000" w:rsidRDefault="00000000" w:rsidRPr="00000000" w14:paraId="0000024D">
      <w:pPr>
        <w:numPr>
          <w:ilvl w:val="0"/>
          <w:numId w:val="15"/>
        </w:numPr>
        <w:ind w:left="720" w:hanging="360"/>
      </w:pPr>
      <w:r w:rsidDel="00000000" w:rsidR="00000000" w:rsidRPr="00000000">
        <w:rPr>
          <w:rtl w:val="0"/>
        </w:rPr>
        <w:t xml:space="preserve">Example projects/code for attrition data</w:t>
      </w:r>
    </w:p>
    <w:p w:rsidR="00000000" w:rsidDel="00000000" w:rsidP="00000000" w:rsidRDefault="00000000" w:rsidRPr="00000000" w14:paraId="0000024E">
      <w:pPr>
        <w:numPr>
          <w:ilvl w:val="1"/>
          <w:numId w:val="15"/>
        </w:numPr>
        <w:ind w:left="1440" w:hanging="360"/>
      </w:pPr>
      <w:hyperlink r:id="rId23">
        <w:r w:rsidDel="00000000" w:rsidR="00000000" w:rsidRPr="00000000">
          <w:rPr>
            <w:color w:val="1155cc"/>
            <w:u w:val="single"/>
            <w:rtl w:val="0"/>
          </w:rPr>
          <w:t xml:space="preserve">https://www.kaggle.com/code/hidayatzeb/hr-attrition-analysis-for-beginners</w:t>
        </w:r>
      </w:hyperlink>
      <w:r w:rsidDel="00000000" w:rsidR="00000000" w:rsidRPr="00000000">
        <w:rPr>
          <w:rtl w:val="0"/>
        </w:rPr>
      </w:r>
    </w:p>
    <w:p w:rsidR="00000000" w:rsidDel="00000000" w:rsidP="00000000" w:rsidRDefault="00000000" w:rsidRPr="00000000" w14:paraId="0000024F">
      <w:pPr>
        <w:numPr>
          <w:ilvl w:val="1"/>
          <w:numId w:val="15"/>
        </w:numPr>
        <w:ind w:left="1440" w:hanging="360"/>
      </w:pPr>
      <w:r w:rsidDel="00000000" w:rsidR="00000000" w:rsidRPr="00000000">
        <w:rPr>
          <w:rtl w:val="0"/>
        </w:rPr>
        <w:t xml:space="preserve">https://www.kaggle.com/code/paramarthasengupta/hr-analytics-prediction-why-do-people-resign</w:t>
      </w:r>
    </w:p>
    <w:p w:rsidR="00000000" w:rsidDel="00000000" w:rsidP="00000000" w:rsidRDefault="00000000" w:rsidRPr="00000000" w14:paraId="00000250">
      <w:pPr>
        <w:numPr>
          <w:ilvl w:val="0"/>
          <w:numId w:val="15"/>
        </w:numPr>
        <w:ind w:left="720" w:hanging="360"/>
      </w:pPr>
      <w:r w:rsidDel="00000000" w:rsidR="00000000" w:rsidRPr="00000000">
        <w:rPr>
          <w:rtl w:val="0"/>
        </w:rPr>
        <w:t xml:space="preserve">Cleansing strategies</w:t>
      </w:r>
    </w:p>
    <w:p w:rsidR="00000000" w:rsidDel="00000000" w:rsidP="00000000" w:rsidRDefault="00000000" w:rsidRPr="00000000" w14:paraId="00000251">
      <w:pPr>
        <w:numPr>
          <w:ilvl w:val="0"/>
          <w:numId w:val="15"/>
        </w:numPr>
        <w:ind w:left="720" w:hanging="360"/>
      </w:pPr>
      <w:r w:rsidDel="00000000" w:rsidR="00000000" w:rsidRPr="00000000">
        <w:rPr>
          <w:rtl w:val="0"/>
        </w:rPr>
        <w:t xml:space="preserve">Added topic - are “blue cities” more dangerous than “red”?  (based on using the crime datasets that Kevin referenced) We could explore the validity of politician’s claims that democratic leaning/majority cities/states are more crime ridden than others….</w:t>
      </w:r>
    </w:p>
    <w:p w:rsidR="00000000" w:rsidDel="00000000" w:rsidP="00000000" w:rsidRDefault="00000000" w:rsidRPr="00000000" w14:paraId="00000252">
      <w:pPr>
        <w:numPr>
          <w:ilvl w:val="0"/>
          <w:numId w:val="15"/>
        </w:numPr>
        <w:ind w:left="720" w:hanging="360"/>
      </w:pPr>
      <w:r w:rsidDel="00000000" w:rsidR="00000000" w:rsidRPr="00000000">
        <w:rPr>
          <w:rtl w:val="0"/>
        </w:rPr>
        <w:t xml:space="preserve">Added topic - do cities with more migrants have more crime? (playing off claims/headlines that immigrants increase crime)</w:t>
      </w:r>
    </w:p>
    <w:p w:rsidR="00000000" w:rsidDel="00000000" w:rsidP="00000000" w:rsidRDefault="00000000" w:rsidRPr="00000000" w14:paraId="00000253">
      <w:pPr>
        <w:numPr>
          <w:ilvl w:val="0"/>
          <w:numId w:val="15"/>
        </w:numPr>
        <w:ind w:left="720" w:hanging="360"/>
      </w:pPr>
      <w:r w:rsidDel="00000000" w:rsidR="00000000" w:rsidRPr="00000000">
        <w:rPr>
          <w:rtl w:val="0"/>
        </w:rPr>
        <w:t xml:space="preserve">Added topic - using </w:t>
      </w:r>
      <w:hyperlink r:id="rId24">
        <w:r w:rsidDel="00000000" w:rsidR="00000000" w:rsidRPr="00000000">
          <w:rPr>
            <w:color w:val="1155cc"/>
            <w:u w:val="single"/>
            <w:rtl w:val="0"/>
          </w:rPr>
          <w:t xml:space="preserve">https://developer.spotify.com/documentation/web-api</w:t>
        </w:r>
      </w:hyperlink>
      <w:r w:rsidDel="00000000" w:rsidR="00000000" w:rsidRPr="00000000">
        <w:rPr>
          <w:rtl w:val="0"/>
        </w:rPr>
        <w:t xml:space="preserve">; we could explore listening trends by region and see if they correlate to other factors, or have changed through time.</w:t>
      </w:r>
    </w:p>
    <w:p w:rsidR="00000000" w:rsidDel="00000000" w:rsidP="00000000" w:rsidRDefault="00000000" w:rsidRPr="00000000" w14:paraId="00000254">
      <w:pPr>
        <w:ind w:left="720" w:firstLine="0"/>
        <w:rPr/>
      </w:pPr>
      <w:r w:rsidDel="00000000" w:rsidR="00000000" w:rsidRPr="00000000">
        <w:rPr>
          <w:rtl w:val="0"/>
        </w:rPr>
        <w:t xml:space="preserve">Suggest looking  for the data sources we know are out there and fitting a topic to them…</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xhe8vdv4uzbl" w:id="18"/>
      <w:bookmarkEnd w:id="18"/>
      <w:r w:rsidDel="00000000" w:rsidR="00000000" w:rsidRPr="00000000">
        <w:rPr>
          <w:rtl w:val="0"/>
        </w:rPr>
        <w:t xml:space="preserve">Hypothesis Dump</w:t>
      </w:r>
    </w:p>
    <w:p w:rsidR="00000000" w:rsidDel="00000000" w:rsidP="00000000" w:rsidRDefault="00000000" w:rsidRPr="00000000" w14:paraId="00000257">
      <w:pPr>
        <w:numPr>
          <w:ilvl w:val="0"/>
          <w:numId w:val="1"/>
        </w:numPr>
        <w:ind w:left="720" w:hanging="360"/>
      </w:pPr>
      <w:r w:rsidDel="00000000" w:rsidR="00000000" w:rsidRPr="00000000">
        <w:rPr>
          <w:rtl w:val="0"/>
        </w:rPr>
        <w:t xml:space="preserve">While unemployment metrics indicate a strong economy in terms of low numbers of unemployed (currently at 3.7% as of November 2023 US BLS), is it healthy when we look at attrition and employer churn?  Does the unemployment rate mask other issues about the current state of working in America?  Do we see any regional trends? How do we compare with other countries?</w:t>
      </w:r>
    </w:p>
    <w:p w:rsidR="00000000" w:rsidDel="00000000" w:rsidP="00000000" w:rsidRDefault="00000000" w:rsidRPr="00000000" w14:paraId="00000258">
      <w:pPr>
        <w:numPr>
          <w:ilvl w:val="1"/>
          <w:numId w:val="1"/>
        </w:numPr>
        <w:ind w:left="1440" w:hanging="360"/>
      </w:pPr>
      <w:r w:rsidDel="00000000" w:rsidR="00000000" w:rsidRPr="00000000">
        <w:rPr>
          <w:rtl w:val="0"/>
        </w:rPr>
        <w:t xml:space="preserve">Potential data sources/sets - US BLS has unemployment, hourly wage, productivity data that could be compared to professional society and other data sets (IBM etc)</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numPr>
          <w:ilvl w:val="0"/>
          <w:numId w:val="1"/>
        </w:numPr>
        <w:ind w:left="720" w:hanging="360"/>
      </w:pPr>
      <w:r w:rsidDel="00000000" w:rsidR="00000000" w:rsidRPr="00000000">
        <w:rPr>
          <w:rtl w:val="0"/>
        </w:rPr>
        <w:t xml:space="preserve">For Airbnb - do we see use of airbnbs increasing or decreasing and is there a correlation to economic factors?  Anecdotal reports is that the once hot Airbnb market both as a host and a renter has cooled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rPr/>
        <w:sectPr>
          <w:type w:val="nextPage"/>
          <w:pgSz w:h="15840" w:w="12240" w:orient="portrait"/>
          <w:pgMar w:bottom="720" w:top="720" w:left="720" w:right="720" w:header="720" w:footer="720"/>
        </w:sectPr>
      </w:pPr>
      <w:bookmarkStart w:colFirst="0" w:colLast="0" w:name="_t9xrxwvcfnry" w:id="19"/>
      <w:bookmarkEnd w:id="19"/>
      <w:r w:rsidDel="00000000" w:rsidR="00000000" w:rsidRPr="00000000">
        <w:rPr>
          <w:rtl w:val="0"/>
        </w:rPr>
      </w:r>
    </w:p>
    <w:p w:rsidR="00000000" w:rsidDel="00000000" w:rsidP="00000000" w:rsidRDefault="00000000" w:rsidRPr="00000000" w14:paraId="0000025D">
      <w:pPr>
        <w:pStyle w:val="Heading2"/>
        <w:rPr/>
      </w:pPr>
      <w:bookmarkStart w:colFirst="0" w:colLast="0" w:name="_l7vcqojoyxjw" w:id="20"/>
      <w:bookmarkEnd w:id="20"/>
      <w:r w:rsidDel="00000000" w:rsidR="00000000" w:rsidRPr="00000000">
        <w:rPr>
          <w:rtl w:val="0"/>
        </w:rPr>
        <w:t xml:space="preserve">First Draft of the data dictionary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color w:val="8e7cc3"/>
        </w:rPr>
      </w:pPr>
      <w:commentRangeStart w:id="12"/>
      <w:commentRangeStart w:id="13"/>
      <w:commentRangeStart w:id="14"/>
      <w:r w:rsidDel="00000000" w:rsidR="00000000" w:rsidRPr="00000000">
        <w:rPr>
          <w:color w:val="8e7cc3"/>
          <w:rtl w:val="0"/>
        </w:rPr>
        <w:t xml:space="preserve">Data Dictionary</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color w:val="8e7cc3"/>
          <w:rtl w:val="0"/>
        </w:rPr>
        <w:t xml:space="preserve">: https://docs.google.com/spreadsheets/d/1iWCNJcSutYqpULSQHlNyGInUvHg2BoUGoNRIGa6Szc4/edit#gid=1322284596</w:t>
      </w:r>
    </w:p>
    <w:p w:rsidR="00000000" w:rsidDel="00000000" w:rsidP="00000000" w:rsidRDefault="00000000" w:rsidRPr="00000000" w14:paraId="00000260">
      <w:pPr>
        <w:rPr>
          <w:color w:val="8e7cc3"/>
        </w:rPr>
      </w:pPr>
      <w:r w:rsidDel="00000000" w:rsidR="00000000" w:rsidRPr="00000000">
        <w:rPr>
          <w:rtl w:val="0"/>
        </w:rPr>
      </w:r>
    </w:p>
    <w:p w:rsidR="00000000" w:rsidDel="00000000" w:rsidP="00000000" w:rsidRDefault="00000000" w:rsidRPr="00000000" w14:paraId="00000261">
      <w:pPr>
        <w:rPr>
          <w:color w:val="8e7cc3"/>
        </w:rPr>
      </w:pPr>
      <w:r w:rsidDel="00000000" w:rsidR="00000000" w:rsidRPr="00000000">
        <w:rPr>
          <w:rtl w:val="0"/>
        </w:rPr>
      </w:r>
    </w:p>
    <w:tbl>
      <w:tblPr>
        <w:tblStyle w:val="Table2"/>
        <w:tblW w:w="13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095"/>
        <w:gridCol w:w="1140"/>
        <w:gridCol w:w="4005"/>
        <w:gridCol w:w="1950"/>
        <w:gridCol w:w="2820"/>
        <w:gridCol w:w="1875"/>
        <w:tblGridChange w:id="0">
          <w:tblGrid>
            <w:gridCol w:w="1095"/>
            <w:gridCol w:w="1095"/>
            <w:gridCol w:w="1140"/>
            <w:gridCol w:w="4005"/>
            <w:gridCol w:w="1950"/>
            <w:gridCol w:w="2820"/>
            <w:gridCol w:w="1875"/>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2">
            <w:pPr>
              <w:widowControl w:val="0"/>
              <w:rPr>
                <w:sz w:val="20"/>
                <w:szCs w:val="20"/>
              </w:rPr>
            </w:pPr>
            <w:r w:rsidDel="00000000" w:rsidR="00000000" w:rsidRPr="00000000">
              <w:rPr>
                <w:b w:val="1"/>
                <w:sz w:val="20"/>
                <w:szCs w:val="20"/>
                <w:rtl w:val="0"/>
              </w:rPr>
              <w:t xml:space="preserve">Field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3">
            <w:pPr>
              <w:widowControl w:val="0"/>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4">
            <w:pPr>
              <w:widowControl w:val="0"/>
              <w:rPr>
                <w:sz w:val="20"/>
                <w:szCs w:val="20"/>
              </w:rPr>
            </w:pPr>
            <w:r w:rsidDel="00000000" w:rsidR="00000000" w:rsidRPr="00000000">
              <w:rPr>
                <w:b w:val="1"/>
                <w:sz w:val="20"/>
                <w:szCs w:val="20"/>
                <w:rtl w:val="0"/>
              </w:rPr>
              <w:t xml:space="preserve">Calculated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5">
            <w:pPr>
              <w:widowControl w:val="0"/>
              <w:rPr>
                <w:sz w:val="20"/>
                <w:szCs w:val="20"/>
              </w:rPr>
            </w:pPr>
            <w:r w:rsidDel="00000000" w:rsidR="00000000" w:rsidRPr="00000000">
              <w:rPr>
                <w:b w:val="1"/>
                <w:sz w:val="20"/>
                <w:szCs w:val="20"/>
                <w:rtl w:val="0"/>
              </w:rPr>
              <w:t xml:space="preserve">Description</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6">
            <w:pPr>
              <w:widowControl w:val="0"/>
              <w:rPr>
                <w:sz w:val="20"/>
                <w:szCs w:val="20"/>
              </w:rPr>
            </w:pPr>
            <w:r w:rsidDel="00000000" w:rsidR="00000000" w:rsidRPr="00000000">
              <w:rPr>
                <w:b w:val="1"/>
                <w:sz w:val="20"/>
                <w:szCs w:val="20"/>
                <w:rtl w:val="0"/>
              </w:rPr>
              <w:t xml:space="preserve">Notes about variables: </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7">
            <w:pPr>
              <w:widowControl w:val="0"/>
              <w:rPr>
                <w:b w:val="1"/>
                <w:sz w:val="20"/>
                <w:szCs w:val="20"/>
              </w:rPr>
            </w:pPr>
            <w:r w:rsidDel="00000000" w:rsidR="00000000" w:rsidRPr="00000000">
              <w:rPr>
                <w:b w:val="1"/>
                <w:sz w:val="20"/>
                <w:szCs w:val="20"/>
                <w:rtl w:val="0"/>
              </w:rPr>
              <w:t xml:space="preserve">Variable type: classification, independent, dependent</w:t>
            </w:r>
          </w:p>
        </w:tc>
        <w:tc>
          <w:tcPr>
            <w:tcBorders>
              <w:top w:color="cccccc" w:space="0" w:sz="8" w:val="single"/>
              <w:left w:color="cccccc" w:space="0" w:sz="8" w:val="single"/>
              <w:bottom w:color="cccccc" w:space="0" w:sz="8" w:val="single"/>
              <w:right w:color="cccccc"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268">
            <w:pPr>
              <w:widowControl w:val="0"/>
              <w:rPr>
                <w:b w:val="1"/>
                <w:sz w:val="20"/>
                <w:szCs w:val="20"/>
              </w:rPr>
            </w:pPr>
            <w:r w:rsidDel="00000000" w:rsidR="00000000" w:rsidRPr="00000000">
              <w:rPr>
                <w:b w:val="1"/>
                <w:sz w:val="20"/>
                <w:szCs w:val="20"/>
                <w:rtl w:val="0"/>
              </w:rPr>
              <w:t xml:space="preserve">Analysis</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Airbnb's unique identifier for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classification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6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0">
            <w:pPr>
              <w:widowControl w:val="0"/>
              <w:rPr>
                <w:sz w:val="20"/>
                <w:szCs w:val="20"/>
              </w:rPr>
            </w:pPr>
            <w:r w:rsidDel="00000000" w:rsidR="00000000" w:rsidRPr="00000000">
              <w:rPr>
                <w:sz w:val="20"/>
                <w:szCs w:val="20"/>
                <w:rtl w:val="0"/>
              </w:rPr>
              <w:t xml:space="preserve">listing_url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2">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scrape_id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bigint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Inside Airbnb "Scrape" this was part of</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B">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last_scraped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datetime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UTC. The date and time this listing was "scraped".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Keep, make certain in correct formate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classification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4">
            <w:pPr>
              <w:widowControl w:val="0"/>
              <w:rPr>
                <w:sz w:val="20"/>
                <w:szCs w:val="20"/>
              </w:rPr>
            </w:pPr>
            <w:r w:rsidDel="00000000" w:rsidR="00000000" w:rsidRPr="00000000">
              <w:rPr>
                <w:rtl w:val="0"/>
              </w:rPr>
            </w:r>
          </w:p>
        </w:tc>
      </w:tr>
      <w:tr>
        <w:trPr>
          <w:cantSplit w:val="0"/>
          <w:trHeight w:val="16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source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One of "neighbourhood search" or "previous scrape". "neighbourhood search" means that the listing was found by searching the city, while "previous scrape" means that the listing was seen in another scrape performed in the last 65 days, and the listing was confirmed to be still available on the Airbnb site.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Name of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Delete for Portland </w:t>
            </w:r>
          </w:p>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Delete for Denver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Up to host to create a name data to messy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description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Detailed description of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Keep, create new variable based upon length of description </w:t>
            </w:r>
          </w:p>
          <w:p w:rsidR="00000000" w:rsidDel="00000000" w:rsidP="00000000" w:rsidRDefault="00000000" w:rsidRPr="00000000" w14:paraId="00000299">
            <w:pPr>
              <w:widowControl w:val="0"/>
              <w:rPr>
                <w:sz w:val="20"/>
                <w:szCs w:val="20"/>
              </w:rPr>
            </w:pPr>
            <w:r w:rsidDel="00000000" w:rsidR="00000000" w:rsidRPr="00000000">
              <w:rPr>
                <w:rtl w:val="0"/>
              </w:rPr>
            </w:r>
          </w:p>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Portland has: summary, space, description, neighborhood overview, notes, transit,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Independent </w:t>
            </w:r>
            <w:commentRangeStart w:id="15"/>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9C">
            <w:pPr>
              <w:widowControl w:val="0"/>
              <w:rPr>
                <w:rFonts w:ascii="Calibri" w:cs="Calibri" w:eastAsia="Calibri" w:hAnsi="Calibri"/>
              </w:rPr>
            </w:pPr>
            <w:commentRangeEnd w:id="15"/>
            <w:r w:rsidDel="00000000" w:rsidR="00000000" w:rsidRPr="00000000">
              <w:commentReference w:id="15"/>
            </w: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neighborhood_overview</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9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Host's description of the neighbourhood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Keep, create new variable based upon length of description - code sample below</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Independent </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A3">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picture_url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URL to the Airbnb hosted regular sized image for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host_id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Airbnb's unique identifier for the host/user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Classification maybe Indenpendent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host_url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The Airbnb page for the host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Keep, create new variable based upon length of description?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Independent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host_name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A">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Name of the host. Usually just the first name(s).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BF">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host_since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1">
            <w:pPr>
              <w:widowControl w:val="0"/>
              <w:rPr>
                <w:sz w:val="20"/>
                <w:szCs w:val="20"/>
              </w:rPr>
            </w:pPr>
            <w:r w:rsidDel="00000000" w:rsidR="00000000" w:rsidRPr="00000000">
              <w:rPr>
                <w:sz w:val="20"/>
                <w:szCs w:val="20"/>
                <w:rtl w:val="0"/>
              </w:rPr>
              <w:t xml:space="preserve">date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3">
            <w:pPr>
              <w:widowControl w:val="0"/>
              <w:rPr>
                <w:sz w:val="20"/>
                <w:szCs w:val="20"/>
              </w:rPr>
            </w:pPr>
            <w:r w:rsidDel="00000000" w:rsidR="00000000" w:rsidRPr="00000000">
              <w:rPr>
                <w:sz w:val="20"/>
                <w:szCs w:val="20"/>
                <w:rtl w:val="0"/>
              </w:rPr>
              <w:t xml:space="preserve">The date the host/user was created. For hosts that are Airbnb guests this could be the date they registered as a guest.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5">
            <w:pPr>
              <w:widowControl w:val="0"/>
              <w:rPr>
                <w:sz w:val="20"/>
                <w:szCs w:val="20"/>
              </w:rPr>
            </w:pPr>
            <w:r w:rsidDel="00000000" w:rsidR="00000000" w:rsidRPr="00000000">
              <w:rPr>
                <w:sz w:val="20"/>
                <w:szCs w:val="20"/>
                <w:rtl w:val="0"/>
              </w:rPr>
              <w:t xml:space="preserve">Independent </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C6">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7">
            <w:pPr>
              <w:widowControl w:val="0"/>
              <w:rPr>
                <w:sz w:val="20"/>
                <w:szCs w:val="20"/>
              </w:rPr>
            </w:pPr>
            <w:r w:rsidDel="00000000" w:rsidR="00000000" w:rsidRPr="00000000">
              <w:rPr>
                <w:sz w:val="20"/>
                <w:szCs w:val="20"/>
                <w:rtl w:val="0"/>
              </w:rPr>
              <w:t xml:space="preserve">host_location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A">
            <w:pPr>
              <w:widowControl w:val="0"/>
              <w:rPr>
                <w:sz w:val="20"/>
                <w:szCs w:val="20"/>
              </w:rPr>
            </w:pPr>
            <w:r w:rsidDel="00000000" w:rsidR="00000000" w:rsidRPr="00000000">
              <w:rPr>
                <w:sz w:val="20"/>
                <w:szCs w:val="20"/>
                <w:rtl w:val="0"/>
              </w:rPr>
              <w:t xml:space="preserve">The host's self reported location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Independent </w:t>
            </w:r>
          </w:p>
        </w:tc>
        <w:tc>
          <w:tcPr>
            <w:tcBorders>
              <w:top w:color="cccccc" w:space="0" w:sz="5" w:val="single"/>
              <w:left w:color="cccccc" w:space="0" w:sz="5" w:val="single"/>
              <w:bottom w:color="000000"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CD">
            <w:pPr>
              <w:widowControl w:val="0"/>
              <w:rPr>
                <w:rFonts w:ascii="Calibri" w:cs="Calibri" w:eastAsia="Calibri" w:hAnsi="Calibri"/>
              </w:rPr>
            </w:pPr>
            <w:r w:rsidDel="00000000" w:rsidR="00000000" w:rsidRPr="00000000">
              <w:rPr>
                <w:rFonts w:ascii="Calibri" w:cs="Calibri" w:eastAsia="Calibri" w:hAnsi="Calibri"/>
                <w:rtl w:val="0"/>
              </w:rPr>
              <w:t xml:space="preserve">host, rating</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host_about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1">
            <w:pPr>
              <w:widowControl w:val="0"/>
              <w:rPr>
                <w:sz w:val="20"/>
                <w:szCs w:val="20"/>
              </w:rPr>
            </w:pPr>
            <w:r w:rsidDel="00000000" w:rsidR="00000000" w:rsidRPr="00000000">
              <w:rPr>
                <w:sz w:val="20"/>
                <w:szCs w:val="20"/>
                <w:rtl w:val="0"/>
              </w:rPr>
              <w:t xml:space="preserve">Description about the host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Independent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host_response_time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6">
            <w:pPr>
              <w:widowControl w:val="0"/>
              <w:rPr>
                <w:color w:val="8e7cc3"/>
                <w:sz w:val="20"/>
                <w:szCs w:val="20"/>
              </w:rPr>
            </w:pPr>
            <w:r w:rsidDel="00000000" w:rsidR="00000000" w:rsidRPr="00000000">
              <w:rPr>
                <w:color w:val="8e7cc3"/>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7">
            <w:pPr>
              <w:widowControl w:val="0"/>
              <w:rPr>
                <w:color w:val="8e7cc3"/>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8">
            <w:pPr>
              <w:widowControl w:val="0"/>
              <w:rPr>
                <w:color w:val="8e7cc3"/>
                <w:sz w:val="20"/>
                <w:szCs w:val="20"/>
              </w:rPr>
            </w:pPr>
            <w:r w:rsidDel="00000000" w:rsidR="00000000" w:rsidRPr="00000000">
              <w:rPr>
                <w:color w:val="8e7cc3"/>
                <w:sz w:val="20"/>
                <w:szCs w:val="20"/>
                <w:rtl w:val="0"/>
              </w:rPr>
              <w:t xml:space="preserve">Response options: </w:t>
            </w:r>
          </w:p>
          <w:p w:rsidR="00000000" w:rsidDel="00000000" w:rsidP="00000000" w:rsidRDefault="00000000" w:rsidRPr="00000000" w14:paraId="000002D9">
            <w:pPr>
              <w:widowControl w:val="0"/>
              <w:rPr>
                <w:color w:val="8e7cc3"/>
                <w:sz w:val="20"/>
                <w:szCs w:val="20"/>
              </w:rPr>
            </w:pPr>
            <w:r w:rsidDel="00000000" w:rsidR="00000000" w:rsidRPr="00000000">
              <w:rPr>
                <w:color w:val="8e7cc3"/>
                <w:sz w:val="20"/>
                <w:szCs w:val="20"/>
                <w:rtl w:val="0"/>
              </w:rPr>
              <w:t xml:space="preserve">A few days or more, within a day, within a few hours, within am hour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A">
            <w:pPr>
              <w:widowControl w:val="0"/>
              <w:rPr>
                <w:color w:val="8e7cc3"/>
                <w:sz w:val="20"/>
                <w:szCs w:val="20"/>
              </w:rPr>
            </w:pPr>
            <w:r w:rsidDel="00000000" w:rsidR="00000000" w:rsidRPr="00000000">
              <w:rPr>
                <w:color w:val="8e7cc3"/>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B">
            <w:pPr>
              <w:widowControl w:val="0"/>
              <w:rPr>
                <w:color w:val="8e7cc3"/>
                <w:sz w:val="20"/>
                <w:szCs w:val="20"/>
              </w:rPr>
            </w:pPr>
            <w:r w:rsidDel="00000000" w:rsidR="00000000" w:rsidRPr="00000000">
              <w:rPr>
                <w:color w:val="8e7cc3"/>
                <w:sz w:val="20"/>
                <w:szCs w:val="20"/>
                <w:rtl w:val="0"/>
              </w:rPr>
              <w:t xml:space="preserve">Independent </w:t>
            </w:r>
          </w:p>
        </w:tc>
        <w:tc>
          <w:tcPr>
            <w:tcBorders>
              <w:top w:color="000000"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DC">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host_response_rate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E">
            <w:pPr>
              <w:widowControl w:val="0"/>
              <w:rPr>
                <w:sz w:val="20"/>
                <w:szCs w:val="20"/>
              </w:rPr>
            </w:pPr>
            <w:r w:rsidDel="00000000" w:rsidR="00000000" w:rsidRPr="00000000">
              <w:rPr>
                <w:sz w:val="20"/>
                <w:szCs w:val="20"/>
                <w:rtl w:val="0"/>
              </w:rPr>
              <w:t xml:space="preserve">indeger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0">
            <w:pPr>
              <w:widowControl w:val="0"/>
              <w:rPr>
                <w:sz w:val="20"/>
                <w:szCs w:val="20"/>
              </w:rPr>
            </w:pPr>
            <w:r w:rsidDel="00000000" w:rsidR="00000000" w:rsidRPr="00000000">
              <w:rPr>
                <w:sz w:val="20"/>
                <w:szCs w:val="20"/>
                <w:rtl w:val="0"/>
              </w:rPr>
              <w:t xml:space="preserve">0 to 100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1">
            <w:pPr>
              <w:widowControl w:val="0"/>
              <w:rPr>
                <w:sz w:val="20"/>
                <w:szCs w:val="20"/>
              </w:rPr>
            </w:pPr>
            <w:r w:rsidDel="00000000" w:rsidR="00000000" w:rsidRPr="00000000">
              <w:rPr>
                <w:sz w:val="20"/>
                <w:szCs w:val="20"/>
                <w:rtl w:val="0"/>
              </w:rPr>
              <w:t xml:space="preserve">Keep, check for outliers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2">
            <w:pPr>
              <w:widowControl w:val="0"/>
              <w:rPr>
                <w:sz w:val="20"/>
                <w:szCs w:val="20"/>
              </w:rPr>
            </w:pPr>
            <w:r w:rsidDel="00000000" w:rsidR="00000000" w:rsidRPr="00000000">
              <w:rPr>
                <w:sz w:val="20"/>
                <w:szCs w:val="20"/>
                <w:rtl w:val="0"/>
              </w:rPr>
              <w:t xml:space="preserve">Independent </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E3">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4">
            <w:pPr>
              <w:widowControl w:val="0"/>
              <w:rPr>
                <w:sz w:val="20"/>
                <w:szCs w:val="20"/>
              </w:rPr>
            </w:pPr>
            <w:r w:rsidDel="00000000" w:rsidR="00000000" w:rsidRPr="00000000">
              <w:rPr>
                <w:sz w:val="20"/>
                <w:szCs w:val="20"/>
                <w:rtl w:val="0"/>
              </w:rPr>
              <w:t xml:space="preserve">host_acceptance_rate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7">
            <w:pPr>
              <w:widowControl w:val="0"/>
              <w:rPr>
                <w:sz w:val="20"/>
                <w:szCs w:val="20"/>
              </w:rPr>
            </w:pPr>
            <w:r w:rsidDel="00000000" w:rsidR="00000000" w:rsidRPr="00000000">
              <w:rPr>
                <w:sz w:val="20"/>
                <w:szCs w:val="20"/>
                <w:rtl w:val="0"/>
              </w:rPr>
              <w:t xml:space="preserve">That rate at which a host accepts booking requests.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8">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Check with other cities but no data in Portland</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EA">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host_is_superhost</w:t>
            </w:r>
          </w:p>
        </w:tc>
        <w:tc>
          <w:tcPr>
            <w:tcBorders>
              <w:top w:color="cccccc" w:space="0" w:sz="8" w:val="single"/>
              <w:left w:color="cccccc" w:space="0" w:sz="8" w:val="single"/>
              <w:bottom w:color="cccccc"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boolean [t=true; f=false]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Variable not in Portland data</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Text located in “Features” but must be created </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2F1">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host_thumbnail_url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6">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host_picture_url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2F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host_neighbourhood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1">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6">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host_listings_count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8">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The number of listings the host has (per Airbnb calculations)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Might be small sample size, could see which host have multiple properties - create a new variable </w:t>
            </w:r>
          </w:p>
        </w:tc>
        <w:tc>
          <w:tcPr>
            <w:tcBorders>
              <w:top w:color="000000" w:space="0" w:sz="5" w:val="single"/>
              <w:left w:color="000000" w:space="0" w:sz="5" w:val="single"/>
              <w:bottom w:color="000000" w:space="0" w:sz="5" w:val="single"/>
              <w:right w:color="000000" w:space="0" w:sz="5" w:val="single"/>
            </w:tcBorders>
            <w:shd w:fill="c5e0b3" w:val="clear"/>
            <w:tcMar>
              <w:top w:w="0.0" w:type="dxa"/>
              <w:left w:w="40.0" w:type="dxa"/>
              <w:bottom w:w="0.0" w:type="dxa"/>
              <w:right w:w="40.0" w:type="dxa"/>
            </w:tcMar>
            <w:vAlign w:val="bottom"/>
          </w:tcPr>
          <w:p w:rsidR="00000000" w:rsidDel="00000000" w:rsidP="00000000" w:rsidRDefault="00000000" w:rsidRPr="00000000" w14:paraId="0000030D">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E">
            <w:pPr>
              <w:widowControl w:val="0"/>
              <w:rPr>
                <w:sz w:val="20"/>
                <w:szCs w:val="20"/>
              </w:rPr>
            </w:pPr>
            <w:r w:rsidDel="00000000" w:rsidR="00000000" w:rsidRPr="00000000">
              <w:rPr>
                <w:sz w:val="20"/>
                <w:szCs w:val="20"/>
                <w:rtl w:val="0"/>
              </w:rPr>
              <w:t xml:space="preserve">host_total_listings_count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The number of listings the host has (per Airbnb calculations)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3">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c5e0b3" w:val="clear"/>
            <w:tcMar>
              <w:top w:w="0.0" w:type="dxa"/>
              <w:left w:w="40.0" w:type="dxa"/>
              <w:bottom w:w="0.0" w:type="dxa"/>
              <w:right w:w="40.0" w:type="dxa"/>
            </w:tcMar>
            <w:vAlign w:val="bottom"/>
          </w:tcPr>
          <w:p w:rsidR="00000000" w:rsidDel="00000000" w:rsidP="00000000" w:rsidRDefault="00000000" w:rsidRPr="00000000" w14:paraId="00000314">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host_verifications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host_has_profile_pic</w:t>
            </w:r>
          </w:p>
        </w:tc>
        <w:tc>
          <w:tcPr>
            <w:tcBorders>
              <w:top w:color="cccccc" w:space="0" w:sz="8" w:val="single"/>
              <w:left w:color="cccccc" w:space="0" w:sz="8" w:val="single"/>
              <w:bottom w:color="cccccc"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31D">
            <w:pPr>
              <w:widowControl w:val="0"/>
              <w:rPr>
                <w:sz w:val="20"/>
                <w:szCs w:val="20"/>
              </w:rPr>
            </w:pPr>
            <w:r w:rsidDel="00000000" w:rsidR="00000000" w:rsidRPr="00000000">
              <w:rPr>
                <w:sz w:val="20"/>
                <w:szCs w:val="20"/>
                <w:rtl w:val="0"/>
              </w:rPr>
              <w:t xml:space="preserve">boolean [t=true; f=false]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1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322">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3">
            <w:pPr>
              <w:widowControl w:val="0"/>
              <w:rPr>
                <w:sz w:val="20"/>
                <w:szCs w:val="20"/>
              </w:rPr>
            </w:pPr>
            <w:r w:rsidDel="00000000" w:rsidR="00000000" w:rsidRPr="00000000">
              <w:rPr>
                <w:sz w:val="20"/>
                <w:szCs w:val="20"/>
                <w:rtl w:val="0"/>
              </w:rPr>
              <w:t xml:space="preserve">host_identity_verified</w:t>
            </w:r>
          </w:p>
        </w:tc>
        <w:tc>
          <w:tcPr>
            <w:tcBorders>
              <w:top w:color="cccccc" w:space="0" w:sz="8" w:val="single"/>
              <w:left w:color="cccccc" w:space="0" w:sz="8" w:val="single"/>
              <w:bottom w:color="cccccc"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boolean [t=true; f=false]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7">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329">
            <w:pPr>
              <w:widowControl w:val="0"/>
              <w:rPr>
                <w:rFonts w:ascii="Calibri" w:cs="Calibri" w:eastAsia="Calibri" w:hAnsi="Calibri"/>
              </w:rPr>
            </w:pPr>
            <w:r w:rsidDel="00000000" w:rsidR="00000000" w:rsidRPr="00000000">
              <w:rPr>
                <w:rFonts w:ascii="Calibri" w:cs="Calibri" w:eastAsia="Calibri" w:hAnsi="Calibri"/>
                <w:rtl w:val="0"/>
              </w:rPr>
              <w:t xml:space="preserve">host</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neighbourhood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2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330">
            <w:pPr>
              <w:widowControl w:val="0"/>
              <w:rPr>
                <w:rFonts w:ascii="Calibri" w:cs="Calibri" w:eastAsia="Calibri" w:hAnsi="Calibri"/>
              </w:rPr>
            </w:pPr>
            <w:r w:rsidDel="00000000" w:rsidR="00000000" w:rsidRPr="00000000">
              <w:rPr>
                <w:rFonts w:ascii="Calibri" w:cs="Calibri" w:eastAsia="Calibri" w:hAnsi="Calibri"/>
                <w:rtl w:val="0"/>
              </w:rPr>
              <w:t xml:space="preserve">price</w:t>
            </w:r>
          </w:p>
        </w:tc>
      </w:tr>
      <w:tr>
        <w:trPr>
          <w:cantSplit w:val="0"/>
          <w:trHeight w:val="7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neighbourhood_cleansed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The neighbourhood as geocoded using the latitude and longitude against neighborhoods as defined by open or public digital shapefiles.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5">
            <w:pPr>
              <w:widowControl w:val="0"/>
              <w:rPr>
                <w:sz w:val="20"/>
                <w:szCs w:val="20"/>
              </w:rPr>
            </w:pPr>
            <w:r w:rsidDel="00000000" w:rsidR="00000000" w:rsidRPr="00000000">
              <w:rPr>
                <w:sz w:val="20"/>
                <w:szCs w:val="20"/>
                <w:rtl w:val="0"/>
              </w:rPr>
              <w:t xml:space="preserve">Delete</w:t>
            </w:r>
          </w:p>
          <w:p w:rsidR="00000000" w:rsidDel="00000000" w:rsidP="00000000" w:rsidRDefault="00000000" w:rsidRPr="00000000" w14:paraId="00000336">
            <w:pPr>
              <w:widowControl w:val="0"/>
              <w:rPr>
                <w:color w:val="ff00ff"/>
                <w:sz w:val="20"/>
                <w:szCs w:val="20"/>
              </w:rPr>
            </w:pPr>
            <w:r w:rsidDel="00000000" w:rsidR="00000000" w:rsidRPr="00000000">
              <w:rPr>
                <w:color w:val="ff00ff"/>
                <w:sz w:val="20"/>
                <w:szCs w:val="20"/>
                <w:rtl w:val="0"/>
              </w:rPr>
              <w:t xml:space="preserve">Keep (MM)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338">
            <w:pPr>
              <w:widowControl w:val="0"/>
              <w:rPr>
                <w:rFonts w:ascii="Calibri" w:cs="Calibri" w:eastAsia="Calibri" w:hAnsi="Calibri"/>
              </w:rPr>
            </w:pPr>
            <w:r w:rsidDel="00000000" w:rsidR="00000000" w:rsidRPr="00000000">
              <w:rPr>
                <w:rFonts w:ascii="Calibri" w:cs="Calibri" w:eastAsia="Calibri" w:hAnsi="Calibri"/>
                <w:rtl w:val="0"/>
              </w:rPr>
              <w:t xml:space="preserve">price</w:t>
            </w:r>
          </w:p>
        </w:tc>
      </w:tr>
      <w:tr>
        <w:trPr>
          <w:cantSplit w:val="0"/>
          <w:trHeight w:val="7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9">
            <w:pPr>
              <w:widowControl w:val="0"/>
              <w:rPr>
                <w:sz w:val="20"/>
                <w:szCs w:val="20"/>
              </w:rPr>
            </w:pPr>
            <w:r w:rsidDel="00000000" w:rsidR="00000000" w:rsidRPr="00000000">
              <w:rPr>
                <w:sz w:val="20"/>
                <w:szCs w:val="20"/>
                <w:rtl w:val="0"/>
              </w:rPr>
              <w:t xml:space="preserve">neighbourhood_group_cleansed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A">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B">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The neighbourhood group as geocoded using the latitude and longitude against neighborhoods as defined by open or public digital shapefiles.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D">
            <w:pPr>
              <w:widowControl w:val="0"/>
              <w:rPr>
                <w:sz w:val="20"/>
                <w:szCs w:val="20"/>
              </w:rPr>
            </w:pPr>
            <w:r w:rsidDel="00000000" w:rsidR="00000000" w:rsidRPr="00000000">
              <w:rPr>
                <w:sz w:val="20"/>
                <w:szCs w:val="20"/>
                <w:rtl w:val="0"/>
              </w:rPr>
              <w:t xml:space="preserve">Delete</w:t>
            </w:r>
          </w:p>
          <w:p w:rsidR="00000000" w:rsidDel="00000000" w:rsidP="00000000" w:rsidRDefault="00000000" w:rsidRPr="00000000" w14:paraId="0000033E">
            <w:pPr>
              <w:widowControl w:val="0"/>
              <w:rPr>
                <w:color w:val="ff00ff"/>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1">
            <w:pPr>
              <w:widowControl w:val="0"/>
              <w:rPr>
                <w:sz w:val="20"/>
                <w:szCs w:val="20"/>
              </w:rPr>
            </w:pPr>
            <w:r w:rsidDel="00000000" w:rsidR="00000000" w:rsidRPr="00000000">
              <w:rPr>
                <w:sz w:val="20"/>
                <w:szCs w:val="20"/>
                <w:rtl w:val="0"/>
              </w:rPr>
              <w:t xml:space="preserve">latitude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2">
            <w:pPr>
              <w:widowControl w:val="0"/>
              <w:rPr>
                <w:sz w:val="20"/>
                <w:szCs w:val="20"/>
              </w:rPr>
            </w:pPr>
            <w:r w:rsidDel="00000000" w:rsidR="00000000" w:rsidRPr="00000000">
              <w:rPr>
                <w:sz w:val="20"/>
                <w:szCs w:val="20"/>
                <w:rtl w:val="0"/>
              </w:rPr>
              <w:t xml:space="preserve">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Uses the World Geodetic System (WGS84) projection for latitude and longitude.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5">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7">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longitude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Uses the World Geodetic System (WGS84) projection for latitude and longitude.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Delete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E">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property_type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Self selected property type. Hotels and Bed and Breakfasts are described as such by their hosts in this field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Response Options: Other</w:t>
            </w:r>
          </w:p>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Apartment</w:t>
            </w:r>
          </w:p>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House</w:t>
            </w:r>
          </w:p>
          <w:p w:rsidR="00000000" w:rsidDel="00000000" w:rsidP="00000000" w:rsidRDefault="00000000" w:rsidRPr="00000000" w14:paraId="00000356">
            <w:pPr>
              <w:widowControl w:val="0"/>
              <w:rPr>
                <w:sz w:val="20"/>
                <w:szCs w:val="20"/>
              </w:rPr>
            </w:pPr>
            <w:r w:rsidDel="00000000" w:rsidR="00000000" w:rsidRPr="00000000">
              <w:rPr>
                <w:sz w:val="20"/>
                <w:szCs w:val="20"/>
                <w:rtl w:val="0"/>
              </w:rPr>
              <w:t xml:space="preserve">Bed &amp; Breakfast</w:t>
            </w:r>
          </w:p>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Loft</w:t>
            </w:r>
          </w:p>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Guesthouse</w:t>
            </w:r>
          </w:p>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Hostel</w:t>
            </w:r>
          </w:p>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Townhouse</w:t>
            </w:r>
          </w:p>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Condominium</w:t>
            </w:r>
          </w:p>
          <w:p w:rsidR="00000000" w:rsidDel="00000000" w:rsidP="00000000" w:rsidRDefault="00000000" w:rsidRPr="00000000" w14:paraId="0000035C">
            <w:pPr>
              <w:widowControl w:val="0"/>
              <w:rPr>
                <w:sz w:val="20"/>
                <w:szCs w:val="20"/>
              </w:rPr>
            </w:pPr>
            <w:r w:rsidDel="00000000" w:rsidR="00000000" w:rsidRPr="00000000">
              <w:rPr>
                <w:sz w:val="20"/>
                <w:szCs w:val="20"/>
                <w:rtl w:val="0"/>
              </w:rPr>
              <w:t xml:space="preserve">Yurt</w:t>
            </w:r>
          </w:p>
          <w:p w:rsidR="00000000" w:rsidDel="00000000" w:rsidP="00000000" w:rsidRDefault="00000000" w:rsidRPr="00000000" w14:paraId="0000035D">
            <w:pPr>
              <w:widowControl w:val="0"/>
              <w:rPr>
                <w:sz w:val="20"/>
                <w:szCs w:val="20"/>
              </w:rPr>
            </w:pPr>
            <w:r w:rsidDel="00000000" w:rsidR="00000000" w:rsidRPr="00000000">
              <w:rPr>
                <w:sz w:val="20"/>
                <w:szCs w:val="20"/>
                <w:rtl w:val="0"/>
              </w:rPr>
              <w:t xml:space="preserve">Bungalow</w:t>
            </w:r>
          </w:p>
          <w:p w:rsidR="00000000" w:rsidDel="00000000" w:rsidP="00000000" w:rsidRDefault="00000000" w:rsidRPr="00000000" w14:paraId="0000035E">
            <w:pPr>
              <w:widowControl w:val="0"/>
              <w:rPr>
                <w:sz w:val="20"/>
                <w:szCs w:val="20"/>
              </w:rPr>
            </w:pPr>
            <w:r w:rsidDel="00000000" w:rsidR="00000000" w:rsidRPr="00000000">
              <w:rPr>
                <w:sz w:val="20"/>
                <w:szCs w:val="20"/>
                <w:rtl w:val="0"/>
              </w:rPr>
              <w:t xml:space="preserve">Cabin</w:t>
            </w:r>
          </w:p>
          <w:p w:rsidR="00000000" w:rsidDel="00000000" w:rsidP="00000000" w:rsidRDefault="00000000" w:rsidRPr="00000000" w14:paraId="0000035F">
            <w:pPr>
              <w:widowControl w:val="0"/>
              <w:rPr>
                <w:sz w:val="20"/>
                <w:szCs w:val="20"/>
              </w:rPr>
            </w:pPr>
            <w:r w:rsidDel="00000000" w:rsidR="00000000" w:rsidRPr="00000000">
              <w:rPr>
                <w:sz w:val="20"/>
                <w:szCs w:val="20"/>
                <w:rtl w:val="0"/>
              </w:rPr>
              <w:t xml:space="preserve">Boat</w:t>
            </w:r>
          </w:p>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Tent</w:t>
            </w:r>
          </w:p>
          <w:p w:rsidR="00000000" w:rsidDel="00000000" w:rsidP="00000000" w:rsidRDefault="00000000" w:rsidRPr="00000000" w14:paraId="00000361">
            <w:pPr>
              <w:widowControl w:val="0"/>
              <w:rPr>
                <w:sz w:val="20"/>
                <w:szCs w:val="20"/>
              </w:rPr>
            </w:pPr>
            <w:r w:rsidDel="00000000" w:rsidR="00000000" w:rsidRPr="00000000">
              <w:rPr>
                <w:sz w:val="20"/>
                <w:szCs w:val="20"/>
                <w:rtl w:val="0"/>
              </w:rPr>
              <w:t xml:space="preserve">Boutique hotel</w:t>
            </w:r>
          </w:p>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Hut</w:t>
            </w:r>
          </w:p>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Camper/RV</w:t>
            </w:r>
          </w:p>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Villa</w:t>
            </w:r>
          </w:p>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Guest suite</w:t>
            </w:r>
          </w:p>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Earth House</w:t>
            </w:r>
          </w:p>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Dorm</w:t>
            </w:r>
          </w:p>
          <w:p w:rsidR="00000000" w:rsidDel="00000000" w:rsidP="00000000" w:rsidRDefault="00000000" w:rsidRPr="00000000" w14:paraId="00000368">
            <w:pPr>
              <w:widowControl w:val="0"/>
              <w:rPr>
                <w:sz w:val="20"/>
                <w:szCs w:val="20"/>
              </w:rPr>
            </w:pPr>
            <w:r w:rsidDel="00000000" w:rsidR="00000000" w:rsidRPr="00000000">
              <w:rPr>
                <w:sz w:val="20"/>
                <w:szCs w:val="20"/>
                <w:rtl w:val="0"/>
              </w:rPr>
              <w:t xml:space="preserve">Cave</w:t>
            </w:r>
          </w:p>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Treehouse</w:t>
            </w:r>
          </w:p>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Independent. We will need to group these to use them Suggest running a freq and grouping based upon top three to four housing types and grouping rest into other.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6C">
            <w:pPr>
              <w:widowControl w:val="0"/>
              <w:rPr>
                <w:sz w:val="20"/>
                <w:szCs w:val="20"/>
              </w:rPr>
            </w:pPr>
            <w:r w:rsidDel="00000000" w:rsidR="00000000" w:rsidRPr="00000000">
              <w:rPr>
                <w:rtl w:val="0"/>
              </w:rPr>
            </w:r>
          </w:p>
        </w:tc>
      </w:tr>
      <w:tr>
        <w:trPr>
          <w:cantSplit w:val="0"/>
          <w:trHeight w:val="79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6D">
            <w:pPr>
              <w:widowControl w:val="0"/>
              <w:rPr>
                <w:sz w:val="20"/>
                <w:szCs w:val="20"/>
              </w:rPr>
            </w:pPr>
            <w:r w:rsidDel="00000000" w:rsidR="00000000" w:rsidRPr="00000000">
              <w:rPr>
                <w:sz w:val="20"/>
                <w:szCs w:val="20"/>
                <w:rtl w:val="0"/>
              </w:rPr>
              <w:t xml:space="preserve">room_type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6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70">
            <w:pPr>
              <w:widowControl w:val="0"/>
              <w:rPr>
                <w:sz w:val="20"/>
                <w:szCs w:val="20"/>
              </w:rPr>
            </w:pPr>
            <w:r w:rsidDel="00000000" w:rsidR="00000000" w:rsidRPr="00000000">
              <w:rPr>
                <w:sz w:val="20"/>
                <w:szCs w:val="20"/>
                <w:rtl w:val="0"/>
              </w:rPr>
              <w:t xml:space="preserve">[Entire home/apt|Private room|Shared room|Hotel]</w:t>
            </w:r>
          </w:p>
          <w:p w:rsidR="00000000" w:rsidDel="00000000" w:rsidP="00000000" w:rsidRDefault="00000000" w:rsidRPr="00000000" w14:paraId="00000371">
            <w:pPr>
              <w:widowControl w:val="0"/>
              <w:rPr>
                <w:sz w:val="20"/>
                <w:szCs w:val="20"/>
              </w:rPr>
            </w:pPr>
            <w:r w:rsidDel="00000000" w:rsidR="00000000" w:rsidRPr="00000000">
              <w:rPr>
                <w:rtl w:val="0"/>
              </w:rPr>
            </w:r>
          </w:p>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All homes are grouped into the following three room types:</w:t>
            </w:r>
          </w:p>
          <w:p w:rsidR="00000000" w:rsidDel="00000000" w:rsidP="00000000" w:rsidRDefault="00000000" w:rsidRPr="00000000" w14:paraId="00000373">
            <w:pPr>
              <w:widowControl w:val="0"/>
              <w:rPr>
                <w:sz w:val="20"/>
                <w:szCs w:val="20"/>
              </w:rPr>
            </w:pPr>
            <w:r w:rsidDel="00000000" w:rsidR="00000000" w:rsidRPr="00000000">
              <w:rPr>
                <w:rtl w:val="0"/>
              </w:rPr>
            </w:r>
          </w:p>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Entire place</w:t>
            </w:r>
          </w:p>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Private room</w:t>
            </w:r>
          </w:p>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Shared room</w:t>
            </w:r>
          </w:p>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Entire place</w:t>
            </w:r>
          </w:p>
          <w:p w:rsidR="00000000" w:rsidDel="00000000" w:rsidP="00000000" w:rsidRDefault="00000000" w:rsidRPr="00000000" w14:paraId="00000378">
            <w:pPr>
              <w:widowControl w:val="0"/>
              <w:rPr>
                <w:sz w:val="20"/>
                <w:szCs w:val="20"/>
              </w:rPr>
            </w:pPr>
            <w:r w:rsidDel="00000000" w:rsidR="00000000" w:rsidRPr="00000000">
              <w:rPr>
                <w:sz w:val="20"/>
                <w:szCs w:val="20"/>
                <w:rtl w:val="0"/>
              </w:rPr>
              <w:t xml:space="preserve">Entire places are best if you're seeking a home away from home. With an entire place, you'll have the whole space to yourself. This usually includes a bedroom, a bathroom, a kitchen, and a separate, dedicated entrance. Hosts should note in the description if they'll be on the property or not (ex: "Host occupies first floor of the home"), and provide further details on the listing.</w:t>
            </w:r>
          </w:p>
          <w:p w:rsidR="00000000" w:rsidDel="00000000" w:rsidP="00000000" w:rsidRDefault="00000000" w:rsidRPr="00000000" w14:paraId="00000379">
            <w:pPr>
              <w:widowControl w:val="0"/>
              <w:rPr>
                <w:sz w:val="20"/>
                <w:szCs w:val="20"/>
              </w:rPr>
            </w:pPr>
            <w:r w:rsidDel="00000000" w:rsidR="00000000" w:rsidRPr="00000000">
              <w:rPr>
                <w:rtl w:val="0"/>
              </w:rPr>
            </w:r>
          </w:p>
          <w:p w:rsidR="00000000" w:rsidDel="00000000" w:rsidP="00000000" w:rsidRDefault="00000000" w:rsidRPr="00000000" w14:paraId="0000037A">
            <w:pPr>
              <w:widowControl w:val="0"/>
              <w:rPr>
                <w:sz w:val="20"/>
                <w:szCs w:val="20"/>
              </w:rPr>
            </w:pPr>
            <w:r w:rsidDel="00000000" w:rsidR="00000000" w:rsidRPr="00000000">
              <w:rPr>
                <w:sz w:val="20"/>
                <w:szCs w:val="20"/>
                <w:rtl w:val="0"/>
              </w:rPr>
              <w:t xml:space="preserve">Private rooms</w:t>
            </w:r>
          </w:p>
          <w:p w:rsidR="00000000" w:rsidDel="00000000" w:rsidP="00000000" w:rsidRDefault="00000000" w:rsidRPr="00000000" w14:paraId="0000037B">
            <w:pPr>
              <w:widowControl w:val="0"/>
              <w:rPr>
                <w:sz w:val="20"/>
                <w:szCs w:val="20"/>
              </w:rPr>
            </w:pPr>
            <w:r w:rsidDel="00000000" w:rsidR="00000000" w:rsidRPr="00000000">
              <w:rPr>
                <w:sz w:val="20"/>
                <w:szCs w:val="20"/>
                <w:rtl w:val="0"/>
              </w:rPr>
              <w:t xml:space="preserve">Private rooms are great for when you prefer a little privacy, and still value a local connection. When you book a private room, you'll have your own private room for sleeping and may share some spaces with others. You might need to walk through indoor spaces that another host or guest may occupy to get to your room.</w:t>
            </w:r>
          </w:p>
          <w:p w:rsidR="00000000" w:rsidDel="00000000" w:rsidP="00000000" w:rsidRDefault="00000000" w:rsidRPr="00000000" w14:paraId="0000037C">
            <w:pPr>
              <w:widowControl w:val="0"/>
              <w:rPr>
                <w:sz w:val="20"/>
                <w:szCs w:val="20"/>
              </w:rPr>
            </w:pPr>
            <w:r w:rsidDel="00000000" w:rsidR="00000000" w:rsidRPr="00000000">
              <w:rPr>
                <w:rtl w:val="0"/>
              </w:rPr>
            </w:r>
          </w:p>
          <w:p w:rsidR="00000000" w:rsidDel="00000000" w:rsidP="00000000" w:rsidRDefault="00000000" w:rsidRPr="00000000" w14:paraId="0000037D">
            <w:pPr>
              <w:widowControl w:val="0"/>
              <w:rPr>
                <w:sz w:val="20"/>
                <w:szCs w:val="20"/>
              </w:rPr>
            </w:pPr>
            <w:r w:rsidDel="00000000" w:rsidR="00000000" w:rsidRPr="00000000">
              <w:rPr>
                <w:sz w:val="20"/>
                <w:szCs w:val="20"/>
                <w:rtl w:val="0"/>
              </w:rPr>
              <w:t xml:space="preserve">Shared rooms</w:t>
            </w:r>
          </w:p>
          <w:p w:rsidR="00000000" w:rsidDel="00000000" w:rsidP="00000000" w:rsidRDefault="00000000" w:rsidRPr="00000000" w14:paraId="0000037E">
            <w:pPr>
              <w:widowControl w:val="0"/>
              <w:rPr>
                <w:sz w:val="20"/>
                <w:szCs w:val="20"/>
              </w:rPr>
            </w:pPr>
            <w:r w:rsidDel="00000000" w:rsidR="00000000" w:rsidRPr="00000000">
              <w:rPr>
                <w:sz w:val="20"/>
                <w:szCs w:val="20"/>
                <w:rtl w:val="0"/>
              </w:rPr>
              <w:t xml:space="preserve">Shared rooms are for when you don't mind sharing a space with others. When you book a shared room, you'll be sleeping in a space that is shared with others and share the entire space with other people. Shared rooms are popular among flexible travelers looking for new friends and budget-friendly stays.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7F">
            <w:pPr>
              <w:widowControl w:val="0"/>
              <w:rPr>
                <w:sz w:val="20"/>
                <w:szCs w:val="20"/>
              </w:rPr>
            </w:pPr>
            <w:hyperlink r:id="rId25">
              <w:r w:rsidDel="00000000" w:rsidR="00000000" w:rsidRPr="00000000">
                <w:rPr>
                  <w:color w:val="1155cc"/>
                  <w:sz w:val="20"/>
                  <w:szCs w:val="20"/>
                  <w:u w:val="single"/>
                  <w:rtl w:val="0"/>
                </w:rPr>
                <w:t xml:space="preserve">https://www.airbnb.com/help/article/5/what-does-the-room-type-of-a-listing-mean</w:t>
              </w:r>
            </w:hyperlink>
            <w:r w:rsidDel="00000000" w:rsidR="00000000" w:rsidRPr="00000000">
              <w:rPr>
                <w:rtl w:val="0"/>
              </w:rPr>
            </w:r>
          </w:p>
          <w:p w:rsidR="00000000" w:rsidDel="00000000" w:rsidP="00000000" w:rsidRDefault="00000000" w:rsidRPr="00000000" w14:paraId="00000380">
            <w:pPr>
              <w:widowControl w:val="0"/>
              <w:rPr>
                <w:sz w:val="20"/>
                <w:szCs w:val="20"/>
              </w:rPr>
            </w:pPr>
            <w:r w:rsidDel="00000000" w:rsidR="00000000" w:rsidRPr="00000000">
              <w:rPr>
                <w:rtl w:val="0"/>
              </w:rPr>
            </w:r>
          </w:p>
          <w:p w:rsidR="00000000" w:rsidDel="00000000" w:rsidP="00000000" w:rsidRDefault="00000000" w:rsidRPr="00000000" w14:paraId="00000381">
            <w:pPr>
              <w:widowControl w:val="0"/>
              <w:rPr>
                <w:sz w:val="20"/>
                <w:szCs w:val="20"/>
              </w:rPr>
            </w:pPr>
            <w:r w:rsidDel="00000000" w:rsidR="00000000" w:rsidRPr="00000000">
              <w:rPr>
                <w:sz w:val="20"/>
                <w:szCs w:val="20"/>
                <w:rtl w:val="0"/>
              </w:rPr>
              <w:t xml:space="preserve">Response options: Shared room, Private room, Entire home/apt</w:t>
            </w:r>
          </w:p>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3">
            <w:pPr>
              <w:widowControl w:val="0"/>
              <w:rPr>
                <w:sz w:val="20"/>
                <w:szCs w:val="20"/>
              </w:rPr>
            </w:pPr>
            <w:r w:rsidDel="00000000" w:rsidR="00000000" w:rsidRPr="00000000">
              <w:rPr>
                <w:sz w:val="20"/>
                <w:szCs w:val="20"/>
                <w:rtl w:val="0"/>
              </w:rPr>
              <w:t xml:space="preserve">Indepenent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5">
            <w:pPr>
              <w:widowControl w:val="0"/>
              <w:rPr>
                <w:sz w:val="20"/>
                <w:szCs w:val="20"/>
              </w:rPr>
            </w:pPr>
            <w:r w:rsidDel="00000000" w:rsidR="00000000" w:rsidRPr="00000000">
              <w:rPr>
                <w:sz w:val="20"/>
                <w:szCs w:val="20"/>
                <w:rtl w:val="0"/>
              </w:rPr>
              <w:t xml:space="preserve">accommodates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6">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8">
            <w:pPr>
              <w:widowControl w:val="0"/>
              <w:rPr>
                <w:sz w:val="20"/>
                <w:szCs w:val="20"/>
              </w:rPr>
            </w:pPr>
            <w:r w:rsidDel="00000000" w:rsidR="00000000" w:rsidRPr="00000000">
              <w:rPr>
                <w:sz w:val="20"/>
                <w:szCs w:val="20"/>
                <w:rtl w:val="0"/>
              </w:rPr>
              <w:t xml:space="preserve">The maximum capacity of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9">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Independent. Look for outliers i.e., 0 or more than 16?</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C">
            <w:pPr>
              <w:widowControl w:val="0"/>
              <w:rPr>
                <w:sz w:val="20"/>
                <w:szCs w:val="20"/>
              </w:rPr>
            </w:pPr>
            <w:r w:rsidDel="00000000" w:rsidR="00000000" w:rsidRPr="00000000">
              <w:rPr>
                <w:sz w:val="20"/>
                <w:szCs w:val="20"/>
                <w:rtl w:val="0"/>
              </w:rPr>
              <w:t xml:space="preserve">bathrooms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D">
            <w:pPr>
              <w:widowControl w:val="0"/>
              <w:rPr>
                <w:sz w:val="20"/>
                <w:szCs w:val="20"/>
              </w:rPr>
            </w:pPr>
            <w:r w:rsidDel="00000000" w:rsidR="00000000" w:rsidRPr="00000000">
              <w:rPr>
                <w:sz w:val="20"/>
                <w:szCs w:val="20"/>
                <w:rtl w:val="0"/>
              </w:rPr>
              <w:t xml:space="preserve">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The number of bathrooms in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1">
            <w:pPr>
              <w:widowControl w:val="0"/>
              <w:rPr>
                <w:sz w:val="20"/>
                <w:szCs w:val="20"/>
              </w:rPr>
            </w:pPr>
            <w:r w:rsidDel="00000000" w:rsidR="00000000" w:rsidRPr="00000000">
              <w:rPr>
                <w:sz w:val="20"/>
                <w:szCs w:val="20"/>
                <w:rtl w:val="0"/>
              </w:rPr>
              <w:t xml:space="preserve">Indenpenent. Look for outliers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bathrooms_text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string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The number of bathrooms in the listing.</w:t>
            </w:r>
          </w:p>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On the Airbnb web-site, the bathrooms field has evolved from a number to a textual description. For older scrapes, bathrooms is used.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bedrooms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The number of bedrooms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Indenpenent. Look for outliers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beds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3">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5">
            <w:pPr>
              <w:widowControl w:val="0"/>
              <w:rPr>
                <w:sz w:val="20"/>
                <w:szCs w:val="20"/>
              </w:rPr>
            </w:pPr>
            <w:r w:rsidDel="00000000" w:rsidR="00000000" w:rsidRPr="00000000">
              <w:rPr>
                <w:sz w:val="20"/>
                <w:szCs w:val="20"/>
                <w:rtl w:val="0"/>
              </w:rPr>
              <w:t xml:space="preserve">The number of bed(s)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6">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7">
            <w:pPr>
              <w:widowControl w:val="0"/>
              <w:rPr>
                <w:sz w:val="20"/>
                <w:szCs w:val="20"/>
              </w:rPr>
            </w:pPr>
            <w:r w:rsidDel="00000000" w:rsidR="00000000" w:rsidRPr="00000000">
              <w:rPr>
                <w:sz w:val="20"/>
                <w:szCs w:val="20"/>
                <w:rtl w:val="0"/>
              </w:rPr>
              <w:t xml:space="preserve">Indenpenent. Look for outliers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9">
            <w:pPr>
              <w:widowControl w:val="0"/>
              <w:rPr>
                <w:sz w:val="20"/>
                <w:szCs w:val="20"/>
              </w:rPr>
            </w:pPr>
            <w:r w:rsidDel="00000000" w:rsidR="00000000" w:rsidRPr="00000000">
              <w:rPr>
                <w:sz w:val="20"/>
                <w:szCs w:val="20"/>
                <w:rtl w:val="0"/>
              </w:rPr>
              <w:t xml:space="preserve">amenities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A">
            <w:pPr>
              <w:widowControl w:val="0"/>
              <w:rPr>
                <w:sz w:val="20"/>
                <w:szCs w:val="20"/>
              </w:rPr>
            </w:pPr>
            <w:r w:rsidDel="00000000" w:rsidR="00000000" w:rsidRPr="00000000">
              <w:rPr>
                <w:sz w:val="20"/>
                <w:szCs w:val="20"/>
                <w:rtl w:val="0"/>
              </w:rPr>
              <w:t xml:space="preserve">json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A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price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currency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daily price in local currency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Independent or 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6">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minimum_nights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minimum number of night stay for the listing (calendar rules may be different)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D">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E">
            <w:pPr>
              <w:widowControl w:val="0"/>
              <w:rPr>
                <w:sz w:val="20"/>
                <w:szCs w:val="20"/>
              </w:rPr>
            </w:pPr>
            <w:r w:rsidDel="00000000" w:rsidR="00000000" w:rsidRPr="00000000">
              <w:rPr>
                <w:sz w:val="20"/>
                <w:szCs w:val="20"/>
                <w:rtl w:val="0"/>
              </w:rPr>
              <w:t xml:space="preserve">maximum_nights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BF">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1">
            <w:pPr>
              <w:widowControl w:val="0"/>
              <w:rPr>
                <w:sz w:val="20"/>
                <w:szCs w:val="20"/>
              </w:rPr>
            </w:pPr>
            <w:r w:rsidDel="00000000" w:rsidR="00000000" w:rsidRPr="00000000">
              <w:rPr>
                <w:sz w:val="20"/>
                <w:szCs w:val="20"/>
                <w:rtl w:val="0"/>
              </w:rPr>
              <w:t xml:space="preserve">maximum number of night stay for the listing (calendar rules may be different)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4">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5">
            <w:pPr>
              <w:widowControl w:val="0"/>
              <w:rPr>
                <w:sz w:val="20"/>
                <w:szCs w:val="20"/>
              </w:rPr>
            </w:pPr>
            <w:r w:rsidDel="00000000" w:rsidR="00000000" w:rsidRPr="00000000">
              <w:rPr>
                <w:sz w:val="20"/>
                <w:szCs w:val="20"/>
                <w:rtl w:val="0"/>
              </w:rPr>
              <w:t xml:space="preserve">minimum_minimum_nights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6">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7">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8">
            <w:pPr>
              <w:widowControl w:val="0"/>
              <w:rPr>
                <w:sz w:val="20"/>
                <w:szCs w:val="20"/>
              </w:rPr>
            </w:pPr>
            <w:r w:rsidDel="00000000" w:rsidR="00000000" w:rsidRPr="00000000">
              <w:rPr>
                <w:sz w:val="20"/>
                <w:szCs w:val="20"/>
                <w:rtl w:val="0"/>
              </w:rPr>
              <w:t xml:space="preserve">the smallest minimum_night value from the calender (looking 365 nights in the future)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B">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C">
            <w:pPr>
              <w:widowControl w:val="0"/>
              <w:rPr>
                <w:sz w:val="20"/>
                <w:szCs w:val="20"/>
              </w:rPr>
            </w:pPr>
            <w:r w:rsidDel="00000000" w:rsidR="00000000" w:rsidRPr="00000000">
              <w:rPr>
                <w:sz w:val="20"/>
                <w:szCs w:val="20"/>
                <w:rtl w:val="0"/>
              </w:rPr>
              <w:t xml:space="preserve">maximum_minimum_nights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CF">
            <w:pPr>
              <w:widowControl w:val="0"/>
              <w:rPr>
                <w:sz w:val="20"/>
                <w:szCs w:val="20"/>
              </w:rPr>
            </w:pPr>
            <w:r w:rsidDel="00000000" w:rsidR="00000000" w:rsidRPr="00000000">
              <w:rPr>
                <w:sz w:val="20"/>
                <w:szCs w:val="20"/>
                <w:rtl w:val="0"/>
              </w:rPr>
              <w:t xml:space="preserve">the largest minimum_night value from the calender (looking 365 nights in the future)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2">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minimum_maximum_nights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the smallest maximum_night value from the calender (looking 365 nights in the future)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9">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maximum_maximum_nights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the largest maximum_night value from the calender (looking 365 nights in the future)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1">
            <w:pPr>
              <w:widowControl w:val="0"/>
              <w:rPr>
                <w:sz w:val="20"/>
                <w:szCs w:val="20"/>
              </w:rPr>
            </w:pPr>
            <w:r w:rsidDel="00000000" w:rsidR="00000000" w:rsidRPr="00000000">
              <w:rPr>
                <w:sz w:val="20"/>
                <w:szCs w:val="20"/>
                <w:rtl w:val="0"/>
              </w:rPr>
              <w:t xml:space="preserve">minimum_nights_avg_ntm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4">
            <w:pPr>
              <w:widowControl w:val="0"/>
              <w:rPr>
                <w:sz w:val="20"/>
                <w:szCs w:val="20"/>
              </w:rPr>
            </w:pPr>
            <w:r w:rsidDel="00000000" w:rsidR="00000000" w:rsidRPr="00000000">
              <w:rPr>
                <w:sz w:val="20"/>
                <w:szCs w:val="20"/>
                <w:rtl w:val="0"/>
              </w:rPr>
              <w:t xml:space="preserve">the average minimum_night value from the calender (looking 365 nights in the future)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7">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maximum_nights_avg_ntm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9">
            <w:pPr>
              <w:widowControl w:val="0"/>
              <w:rPr>
                <w:sz w:val="20"/>
                <w:szCs w:val="20"/>
              </w:rPr>
            </w:pPr>
            <w:r w:rsidDel="00000000" w:rsidR="00000000" w:rsidRPr="00000000">
              <w:rPr>
                <w:sz w:val="20"/>
                <w:szCs w:val="20"/>
                <w:rtl w:val="0"/>
              </w:rPr>
              <w:t xml:space="preserve">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A">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the average maximum_night value from the calender (looking 365 nights in the future)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EF">
            <w:pPr>
              <w:widowControl w:val="0"/>
              <w:rPr>
                <w:sz w:val="20"/>
                <w:szCs w:val="20"/>
              </w:rPr>
            </w:pPr>
            <w:r w:rsidDel="00000000" w:rsidR="00000000" w:rsidRPr="00000000">
              <w:rPr>
                <w:sz w:val="20"/>
                <w:szCs w:val="20"/>
                <w:rtl w:val="0"/>
              </w:rPr>
              <w:t xml:space="preserve">calendar_updated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date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has_availability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boolean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9">
            <w:pPr>
              <w:widowControl w:val="0"/>
              <w:rPr>
                <w:sz w:val="20"/>
                <w:szCs w:val="20"/>
              </w:rPr>
            </w:pPr>
            <w:r w:rsidDel="00000000" w:rsidR="00000000" w:rsidRPr="00000000">
              <w:rPr>
                <w:sz w:val="20"/>
                <w:szCs w:val="20"/>
                <w:rtl w:val="0"/>
              </w:rPr>
              <w:t xml:space="preserve">[t=true; f=false]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C">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availability_30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0">
            <w:pPr>
              <w:widowControl w:val="0"/>
              <w:rPr>
                <w:sz w:val="20"/>
                <w:szCs w:val="20"/>
              </w:rPr>
            </w:pPr>
            <w:r w:rsidDel="00000000" w:rsidR="00000000" w:rsidRPr="00000000">
              <w:rPr>
                <w:sz w:val="20"/>
                <w:szCs w:val="20"/>
                <w:rtl w:val="0"/>
              </w:rPr>
              <w:t xml:space="preserve">avaliability_x. The availability of the listing x days in the future as determined by the calendar. Note a listing may not be available because it has been booked by a guest or blocked by the host.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1">
            <w:pPr>
              <w:widowControl w:val="0"/>
              <w:rPr>
                <w:sz w:val="20"/>
                <w:szCs w:val="20"/>
              </w:rPr>
            </w:pPr>
            <w:r w:rsidDel="00000000" w:rsidR="00000000" w:rsidRPr="00000000">
              <w:rPr>
                <w:sz w:val="20"/>
                <w:szCs w:val="20"/>
                <w:rtl w:val="0"/>
              </w:rPr>
              <w:t xml:space="preserve">Keep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2">
            <w:pPr>
              <w:widowControl w:val="0"/>
              <w:rPr>
                <w:sz w:val="20"/>
                <w:szCs w:val="20"/>
              </w:rPr>
            </w:pPr>
            <w:r w:rsidDel="00000000" w:rsidR="00000000" w:rsidRPr="00000000">
              <w:rPr>
                <w:sz w:val="20"/>
                <w:szCs w:val="20"/>
                <w:rtl w:val="0"/>
              </w:rPr>
              <w:t xml:space="preserve">Dependent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3">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availability_60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avaliability_x. The availability of the listing x days in the future as determined by the calendar. Note a listing may not be available because it has been booked by a guest or blocked by the host.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8">
            <w:pPr>
              <w:widowControl w:val="0"/>
              <w:rPr>
                <w:sz w:val="20"/>
                <w:szCs w:val="20"/>
              </w:rPr>
            </w:pPr>
            <w:r w:rsidDel="00000000" w:rsidR="00000000" w:rsidRPr="00000000">
              <w:rPr>
                <w:sz w:val="20"/>
                <w:szCs w:val="20"/>
                <w:rtl w:val="0"/>
              </w:rPr>
              <w:t xml:space="preserve">Keep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9">
            <w:pPr>
              <w:widowControl w:val="0"/>
              <w:rPr>
                <w:sz w:val="20"/>
                <w:szCs w:val="20"/>
              </w:rPr>
            </w:pPr>
            <w:r w:rsidDel="00000000" w:rsidR="00000000" w:rsidRPr="00000000">
              <w:rPr>
                <w:sz w:val="20"/>
                <w:szCs w:val="20"/>
                <w:rtl w:val="0"/>
              </w:rPr>
              <w:t xml:space="preserve">Dependent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A">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availability_90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C">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avaliability_x. The availability of the listing x days in the future as determined by the calendar. Note a listing may not be available because it has been booked by a guest or blocked by the host.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Keep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0">
            <w:pPr>
              <w:widowControl w:val="0"/>
              <w:rPr>
                <w:sz w:val="20"/>
                <w:szCs w:val="20"/>
              </w:rPr>
            </w:pPr>
            <w:r w:rsidDel="00000000" w:rsidR="00000000" w:rsidRPr="00000000">
              <w:rPr>
                <w:sz w:val="20"/>
                <w:szCs w:val="20"/>
                <w:rtl w:val="0"/>
              </w:rPr>
              <w:t xml:space="preserve">Dependent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1">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availability_365</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5">
            <w:pPr>
              <w:widowControl w:val="0"/>
              <w:rPr>
                <w:sz w:val="20"/>
                <w:szCs w:val="20"/>
              </w:rPr>
            </w:pPr>
            <w:r w:rsidDel="00000000" w:rsidR="00000000" w:rsidRPr="00000000">
              <w:rPr>
                <w:sz w:val="20"/>
                <w:szCs w:val="20"/>
                <w:rtl w:val="0"/>
              </w:rPr>
              <w:t xml:space="preserve">avaliability_x. The availability of the listing x days in the future as determined by the calendar. Note a listing may not be available because it has been booked by a guest or blocked by the host.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Keep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Dependent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9">
            <w:pPr>
              <w:widowControl w:val="0"/>
              <w:rPr>
                <w:sz w:val="20"/>
                <w:szCs w:val="20"/>
              </w:rPr>
            </w:pPr>
            <w:r w:rsidDel="00000000" w:rsidR="00000000" w:rsidRPr="00000000">
              <w:rPr>
                <w:sz w:val="20"/>
                <w:szCs w:val="20"/>
                <w:rtl w:val="0"/>
              </w:rPr>
              <w:t xml:space="preserve">calendar_last_scraped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date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Investigate what this is?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1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0">
            <w:pPr>
              <w:widowControl w:val="0"/>
              <w:rPr>
                <w:sz w:val="20"/>
                <w:szCs w:val="20"/>
              </w:rPr>
            </w:pPr>
            <w:r w:rsidDel="00000000" w:rsidR="00000000" w:rsidRPr="00000000">
              <w:rPr>
                <w:sz w:val="20"/>
                <w:szCs w:val="20"/>
                <w:rtl w:val="0"/>
              </w:rPr>
              <w:t xml:space="preserve">number_of_reviews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1">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3">
            <w:pPr>
              <w:widowControl w:val="0"/>
              <w:rPr>
                <w:sz w:val="20"/>
                <w:szCs w:val="20"/>
              </w:rPr>
            </w:pPr>
            <w:r w:rsidDel="00000000" w:rsidR="00000000" w:rsidRPr="00000000">
              <w:rPr>
                <w:sz w:val="20"/>
                <w:szCs w:val="20"/>
                <w:rtl w:val="0"/>
              </w:rPr>
              <w:t xml:space="preserve">The number of reviews the listing has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4">
            <w:pPr>
              <w:widowControl w:val="0"/>
              <w:rPr>
                <w:sz w:val="20"/>
                <w:szCs w:val="20"/>
              </w:rPr>
            </w:pPr>
            <w:r w:rsidDel="00000000" w:rsidR="00000000" w:rsidRPr="00000000">
              <w:rPr>
                <w:sz w:val="20"/>
                <w:szCs w:val="20"/>
                <w:rtl w:val="0"/>
              </w:rPr>
              <w:t xml:space="preserve">Check with other cities to see what they have Portland has “reviews per month”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5">
            <w:pPr>
              <w:widowControl w:val="0"/>
              <w:rPr>
                <w:sz w:val="20"/>
                <w:szCs w:val="20"/>
              </w:rPr>
            </w:pPr>
            <w:r w:rsidDel="00000000" w:rsidR="00000000" w:rsidRPr="00000000">
              <w:rPr>
                <w:sz w:val="20"/>
                <w:szCs w:val="20"/>
                <w:rtl w:val="0"/>
              </w:rPr>
              <w:t xml:space="preserve">Independent.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6">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number_of_reviews_ltm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A">
            <w:pPr>
              <w:widowControl w:val="0"/>
              <w:rPr>
                <w:sz w:val="20"/>
                <w:szCs w:val="20"/>
              </w:rPr>
            </w:pPr>
            <w:r w:rsidDel="00000000" w:rsidR="00000000" w:rsidRPr="00000000">
              <w:rPr>
                <w:sz w:val="20"/>
                <w:szCs w:val="20"/>
                <w:rtl w:val="0"/>
              </w:rPr>
              <w:t xml:space="preserve">The number of reviews the listing has (in the last 12 months)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D">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number_of_reviews_l30d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The number of reviews the listing has (in the last 30 days)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5">
            <w:pPr>
              <w:widowControl w:val="0"/>
              <w:rPr>
                <w:sz w:val="20"/>
                <w:szCs w:val="20"/>
              </w:rPr>
            </w:pPr>
            <w:r w:rsidDel="00000000" w:rsidR="00000000" w:rsidRPr="00000000">
              <w:rPr>
                <w:sz w:val="20"/>
                <w:szCs w:val="20"/>
                <w:rtl w:val="0"/>
              </w:rPr>
              <w:t xml:space="preserve">first_review</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6">
            <w:pPr>
              <w:widowControl w:val="0"/>
              <w:rPr>
                <w:sz w:val="20"/>
                <w:szCs w:val="20"/>
              </w:rPr>
            </w:pPr>
            <w:r w:rsidDel="00000000" w:rsidR="00000000" w:rsidRPr="00000000">
              <w:rPr>
                <w:sz w:val="20"/>
                <w:szCs w:val="20"/>
                <w:rtl w:val="0"/>
              </w:rPr>
              <w:t xml:space="preserve">date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7">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8">
            <w:pPr>
              <w:widowControl w:val="0"/>
              <w:rPr>
                <w:sz w:val="20"/>
                <w:szCs w:val="20"/>
              </w:rPr>
            </w:pPr>
            <w:r w:rsidDel="00000000" w:rsidR="00000000" w:rsidRPr="00000000">
              <w:rPr>
                <w:sz w:val="20"/>
                <w:szCs w:val="20"/>
                <w:rtl w:val="0"/>
              </w:rPr>
              <w:t xml:space="preserve">The date of the first/oldest review</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last_review</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D">
            <w:pPr>
              <w:widowControl w:val="0"/>
              <w:rPr>
                <w:sz w:val="20"/>
                <w:szCs w:val="20"/>
              </w:rPr>
            </w:pPr>
            <w:r w:rsidDel="00000000" w:rsidR="00000000" w:rsidRPr="00000000">
              <w:rPr>
                <w:sz w:val="20"/>
                <w:szCs w:val="20"/>
                <w:rtl w:val="0"/>
              </w:rPr>
              <w:t xml:space="preserve">date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3F">
            <w:pPr>
              <w:widowControl w:val="0"/>
              <w:rPr>
                <w:sz w:val="20"/>
                <w:szCs w:val="20"/>
              </w:rPr>
            </w:pPr>
            <w:r w:rsidDel="00000000" w:rsidR="00000000" w:rsidRPr="00000000">
              <w:rPr>
                <w:sz w:val="20"/>
                <w:szCs w:val="20"/>
                <w:rtl w:val="0"/>
              </w:rPr>
              <w:t xml:space="preserve">The date of the last/newest review</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3">
            <w:pPr>
              <w:widowControl w:val="0"/>
              <w:rPr>
                <w:sz w:val="20"/>
                <w:szCs w:val="20"/>
              </w:rPr>
            </w:pPr>
            <w:r w:rsidDel="00000000" w:rsidR="00000000" w:rsidRPr="00000000">
              <w:rPr>
                <w:sz w:val="20"/>
                <w:szCs w:val="20"/>
                <w:rtl w:val="0"/>
              </w:rPr>
              <w:t xml:space="preserve">review_scores_rating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7">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8">
            <w:pPr>
              <w:widowControl w:val="0"/>
              <w:rPr>
                <w:sz w:val="20"/>
                <w:szCs w:val="20"/>
              </w:rPr>
            </w:pPr>
            <w:r w:rsidDel="00000000" w:rsidR="00000000" w:rsidRPr="00000000">
              <w:rPr>
                <w:sz w:val="20"/>
                <w:szCs w:val="20"/>
                <w:rtl w:val="0"/>
              </w:rPr>
              <w:t xml:space="preserve">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A">
            <w:pPr>
              <w:widowControl w:val="0"/>
              <w:rPr>
                <w:sz w:val="20"/>
                <w:szCs w:val="20"/>
              </w:rPr>
            </w:pPr>
            <w:r w:rsidDel="00000000" w:rsidR="00000000" w:rsidRPr="00000000">
              <w:rPr>
                <w:sz w:val="20"/>
                <w:szCs w:val="20"/>
                <w:rtl w:val="0"/>
              </w:rPr>
              <w:t xml:space="preserve">review_scores_accuracy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E">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4F">
            <w:pPr>
              <w:widowControl w:val="0"/>
              <w:rPr>
                <w:sz w:val="20"/>
                <w:szCs w:val="20"/>
              </w:rPr>
            </w:pPr>
            <w:r w:rsidDel="00000000" w:rsidR="00000000" w:rsidRPr="00000000">
              <w:rPr>
                <w:sz w:val="20"/>
                <w:szCs w:val="20"/>
                <w:rtl w:val="0"/>
              </w:rPr>
              <w:t xml:space="preserve">Independent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1">
            <w:pPr>
              <w:widowControl w:val="0"/>
              <w:rPr>
                <w:sz w:val="20"/>
                <w:szCs w:val="20"/>
              </w:rPr>
            </w:pPr>
            <w:r w:rsidDel="00000000" w:rsidR="00000000" w:rsidRPr="00000000">
              <w:rPr>
                <w:sz w:val="20"/>
                <w:szCs w:val="20"/>
                <w:rtl w:val="0"/>
              </w:rPr>
              <w:t xml:space="preserve">review_scores_cleanliness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5">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6">
            <w:pPr>
              <w:widowControl w:val="0"/>
              <w:rPr>
                <w:sz w:val="20"/>
                <w:szCs w:val="20"/>
              </w:rPr>
            </w:pPr>
            <w:r w:rsidDel="00000000" w:rsidR="00000000" w:rsidRPr="00000000">
              <w:rPr>
                <w:sz w:val="20"/>
                <w:szCs w:val="20"/>
                <w:rtl w:val="0"/>
              </w:rPr>
              <w:t xml:space="preserve">Indenpendent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review_scores_checkin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Independent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5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45F">
            <w:pPr>
              <w:widowControl w:val="0"/>
              <w:rPr>
                <w:sz w:val="20"/>
                <w:szCs w:val="20"/>
              </w:rPr>
            </w:pPr>
            <w:r w:rsidDel="00000000" w:rsidR="00000000" w:rsidRPr="00000000">
              <w:rPr>
                <w:sz w:val="20"/>
                <w:szCs w:val="20"/>
                <w:rtl w:val="0"/>
              </w:rPr>
              <w:t xml:space="preserve">review_scores_communication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3">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Independent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6">
            <w:pPr>
              <w:widowControl w:val="0"/>
              <w:rPr>
                <w:sz w:val="20"/>
                <w:szCs w:val="20"/>
              </w:rPr>
            </w:pPr>
            <w:r w:rsidDel="00000000" w:rsidR="00000000" w:rsidRPr="00000000">
              <w:rPr>
                <w:sz w:val="20"/>
                <w:szCs w:val="20"/>
                <w:rtl w:val="0"/>
              </w:rPr>
              <w:t xml:space="preserve">review_scores_location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A">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Independent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review_scores_value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1">
            <w:pPr>
              <w:widowControl w:val="0"/>
              <w:rPr>
                <w:sz w:val="20"/>
                <w:szCs w:val="20"/>
              </w:rPr>
            </w:pPr>
            <w:r w:rsidDel="00000000" w:rsidR="00000000" w:rsidRPr="00000000">
              <w:rPr>
                <w:sz w:val="20"/>
                <w:szCs w:val="20"/>
                <w:rtl w:val="0"/>
              </w:rPr>
              <w:t xml:space="preserve">Keep</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2">
            <w:pPr>
              <w:widowControl w:val="0"/>
              <w:rPr>
                <w:sz w:val="20"/>
                <w:szCs w:val="20"/>
              </w:rPr>
            </w:pPr>
            <w:r w:rsidDel="00000000" w:rsidR="00000000" w:rsidRPr="00000000">
              <w:rPr>
                <w:sz w:val="20"/>
                <w:szCs w:val="20"/>
                <w:rtl w:val="0"/>
              </w:rPr>
              <w:t xml:space="preserve">Dependent ?</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4">
            <w:pPr>
              <w:widowControl w:val="0"/>
              <w:rPr>
                <w:sz w:val="20"/>
                <w:szCs w:val="20"/>
              </w:rPr>
            </w:pPr>
            <w:r w:rsidDel="00000000" w:rsidR="00000000" w:rsidRPr="00000000">
              <w:rPr>
                <w:sz w:val="20"/>
                <w:szCs w:val="20"/>
                <w:rtl w:val="0"/>
              </w:rPr>
              <w:t xml:space="preserve">license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5">
            <w:pPr>
              <w:widowControl w:val="0"/>
              <w:rPr>
                <w:sz w:val="20"/>
                <w:szCs w:val="20"/>
              </w:rPr>
            </w:pPr>
            <w:r w:rsidDel="00000000" w:rsidR="00000000" w:rsidRPr="00000000">
              <w:rPr>
                <w:sz w:val="20"/>
                <w:szCs w:val="20"/>
                <w:rtl w:val="0"/>
              </w:rPr>
              <w:t xml:space="preserve">text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The licence/permit/registration number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A">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instant_bookable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boolean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E">
            <w:pPr>
              <w:widowControl w:val="0"/>
              <w:rPr>
                <w:sz w:val="20"/>
                <w:szCs w:val="20"/>
              </w:rPr>
            </w:pPr>
            <w:r w:rsidDel="00000000" w:rsidR="00000000" w:rsidRPr="00000000">
              <w:rPr>
                <w:sz w:val="20"/>
                <w:szCs w:val="20"/>
                <w:rtl w:val="0"/>
              </w:rPr>
              <w:t xml:space="preserve">[t=true; f=false]. Whether the guest can automatically book the listing without the host requiring to accept their booking request. An indicator of a commercial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1">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calculated_host_listings_count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3">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4">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5">
            <w:pPr>
              <w:widowControl w:val="0"/>
              <w:rPr>
                <w:sz w:val="20"/>
                <w:szCs w:val="20"/>
              </w:rPr>
            </w:pPr>
            <w:r w:rsidDel="00000000" w:rsidR="00000000" w:rsidRPr="00000000">
              <w:rPr>
                <w:sz w:val="20"/>
                <w:szCs w:val="20"/>
                <w:rtl w:val="0"/>
              </w:rPr>
              <w:t xml:space="preserve">The number of listings the host has in the current scrape, in the city/region geography.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8">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calculated_host_listings_count_entire_homes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A">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B">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The number of Entire home/apt listings the host has in the current scrape, in the city/region geography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8F">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0">
            <w:pPr>
              <w:widowControl w:val="0"/>
              <w:rPr>
                <w:sz w:val="20"/>
                <w:szCs w:val="20"/>
              </w:rPr>
            </w:pPr>
            <w:r w:rsidDel="00000000" w:rsidR="00000000" w:rsidRPr="00000000">
              <w:rPr>
                <w:sz w:val="20"/>
                <w:szCs w:val="20"/>
                <w:rtl w:val="0"/>
              </w:rPr>
              <w:t xml:space="preserve">calculated_host_listings_count_private_rooms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1">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2">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3">
            <w:pPr>
              <w:widowControl w:val="0"/>
              <w:rPr>
                <w:sz w:val="20"/>
                <w:szCs w:val="20"/>
              </w:rPr>
            </w:pPr>
            <w:r w:rsidDel="00000000" w:rsidR="00000000" w:rsidRPr="00000000">
              <w:rPr>
                <w:sz w:val="20"/>
                <w:szCs w:val="20"/>
                <w:rtl w:val="0"/>
              </w:rPr>
              <w:t xml:space="preserve">The number of Private room listings the host has in the current scrape, in the city/region geography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6">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7">
            <w:pPr>
              <w:widowControl w:val="0"/>
              <w:rPr>
                <w:sz w:val="20"/>
                <w:szCs w:val="20"/>
              </w:rPr>
            </w:pPr>
            <w:r w:rsidDel="00000000" w:rsidR="00000000" w:rsidRPr="00000000">
              <w:rPr>
                <w:sz w:val="20"/>
                <w:szCs w:val="20"/>
                <w:rtl w:val="0"/>
              </w:rPr>
              <w:t xml:space="preserve">calculated_host_listings_count_shared_rooms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8">
            <w:pPr>
              <w:widowControl w:val="0"/>
              <w:rPr>
                <w:sz w:val="20"/>
                <w:szCs w:val="20"/>
              </w:rPr>
            </w:pPr>
            <w:r w:rsidDel="00000000" w:rsidR="00000000" w:rsidRPr="00000000">
              <w:rPr>
                <w:sz w:val="20"/>
                <w:szCs w:val="20"/>
                <w:rtl w:val="0"/>
              </w:rPr>
              <w:t xml:space="preserve">integer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9">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A">
            <w:pPr>
              <w:widowControl w:val="0"/>
              <w:rPr>
                <w:sz w:val="20"/>
                <w:szCs w:val="20"/>
              </w:rPr>
            </w:pPr>
            <w:r w:rsidDel="00000000" w:rsidR="00000000" w:rsidRPr="00000000">
              <w:rPr>
                <w:sz w:val="20"/>
                <w:szCs w:val="20"/>
                <w:rtl w:val="0"/>
              </w:rPr>
              <w:t xml:space="preserve">The number of Shared room listings the host has in the current scrape, in the city/region geography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D">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E">
            <w:pPr>
              <w:widowControl w:val="0"/>
              <w:rPr>
                <w:sz w:val="20"/>
                <w:szCs w:val="20"/>
              </w:rPr>
            </w:pPr>
            <w:r w:rsidDel="00000000" w:rsidR="00000000" w:rsidRPr="00000000">
              <w:rPr>
                <w:sz w:val="20"/>
                <w:szCs w:val="20"/>
                <w:rtl w:val="0"/>
              </w:rPr>
              <w:t xml:space="preserve">reviews_per_month</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9F">
            <w:pPr>
              <w:widowControl w:val="0"/>
              <w:rPr>
                <w:sz w:val="20"/>
                <w:szCs w:val="20"/>
              </w:rPr>
            </w:pPr>
            <w:r w:rsidDel="00000000" w:rsidR="00000000" w:rsidRPr="00000000">
              <w:rPr>
                <w:sz w:val="20"/>
                <w:szCs w:val="20"/>
                <w:rtl w:val="0"/>
              </w:rPr>
              <w:t xml:space="preserve">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A0">
            <w:pPr>
              <w:widowControl w:val="0"/>
              <w:rPr>
                <w:sz w:val="20"/>
                <w:szCs w:val="20"/>
              </w:rPr>
            </w:pPr>
            <w:r w:rsidDel="00000000" w:rsidR="00000000" w:rsidRPr="00000000">
              <w:rPr>
                <w:sz w:val="20"/>
                <w:szCs w:val="20"/>
                <w:rtl w:val="0"/>
              </w:rPr>
              <w:t xml:space="preserve">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A1">
            <w:pPr>
              <w:widowControl w:val="0"/>
              <w:rPr>
                <w:sz w:val="20"/>
                <w:szCs w:val="20"/>
              </w:rPr>
            </w:pPr>
            <w:r w:rsidDel="00000000" w:rsidR="00000000" w:rsidRPr="00000000">
              <w:rPr>
                <w:sz w:val="20"/>
                <w:szCs w:val="20"/>
                <w:rtl w:val="0"/>
              </w:rPr>
              <w:t xml:space="preserve">The number of reviews the listing has over the lifetime of the listing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4A4">
            <w:pPr>
              <w:widowControl w:val="0"/>
              <w:rPr>
                <w:sz w:val="20"/>
                <w:szCs w:val="20"/>
              </w:rPr>
            </w:pPr>
            <w:r w:rsidDel="00000000" w:rsidR="00000000" w:rsidRPr="00000000">
              <w:rPr>
                <w:rtl w:val="0"/>
              </w:rPr>
            </w:r>
          </w:p>
        </w:tc>
      </w:tr>
    </w:tbl>
    <w:p w:rsidR="00000000" w:rsidDel="00000000" w:rsidP="00000000" w:rsidRDefault="00000000" w:rsidRPr="00000000" w14:paraId="000004A5">
      <w:pPr>
        <w:rPr>
          <w:color w:val="8e7cc3"/>
        </w:rPr>
      </w:pPr>
      <w:r w:rsidDel="00000000" w:rsidR="00000000" w:rsidRPr="00000000">
        <w:rPr>
          <w:rtl w:val="0"/>
        </w:rPr>
      </w:r>
    </w:p>
    <w:p w:rsidR="00000000" w:rsidDel="00000000" w:rsidP="00000000" w:rsidRDefault="00000000" w:rsidRPr="00000000" w14:paraId="000004A6">
      <w:pPr>
        <w:rPr>
          <w:color w:val="8e7cc3"/>
        </w:rPr>
      </w:pPr>
      <w:r w:rsidDel="00000000" w:rsidR="00000000" w:rsidRPr="00000000">
        <w:rPr>
          <w:rtl w:val="0"/>
        </w:rPr>
      </w:r>
    </w:p>
    <w:p w:rsidR="00000000" w:rsidDel="00000000" w:rsidP="00000000" w:rsidRDefault="00000000" w:rsidRPr="00000000" w14:paraId="000004A7">
      <w:pPr>
        <w:rPr>
          <w:color w:val="8e7cc3"/>
        </w:rPr>
      </w:pPr>
      <w:r w:rsidDel="00000000" w:rsidR="00000000" w:rsidRPr="00000000">
        <w:rPr>
          <w:rtl w:val="0"/>
        </w:rPr>
      </w:r>
    </w:p>
    <w:p w:rsidR="00000000" w:rsidDel="00000000" w:rsidP="00000000" w:rsidRDefault="00000000" w:rsidRPr="00000000" w14:paraId="000004A8">
      <w:pPr>
        <w:ind w:left="720" w:firstLine="0"/>
        <w:rPr/>
      </w:pPr>
      <w:r w:rsidDel="00000000" w:rsidR="00000000" w:rsidRPr="00000000">
        <w:rPr>
          <w:rtl w:val="0"/>
        </w:rPr>
      </w:r>
    </w:p>
    <w:p w:rsidR="00000000" w:rsidDel="00000000" w:rsidP="00000000" w:rsidRDefault="00000000" w:rsidRPr="00000000" w14:paraId="000004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sectPr>
          <w:type w:val="nextPage"/>
          <w:pgSz w:h="12240" w:w="15840" w:orient="landscape"/>
          <w:pgMar w:bottom="720" w:top="720" w:left="720" w:right="720" w:header="720" w:footer="720"/>
        </w:sectPr>
      </w:pPr>
      <w:r w:rsidDel="00000000" w:rsidR="00000000" w:rsidRPr="00000000">
        <w:rPr>
          <w:rtl w:val="0"/>
        </w:rPr>
      </w:r>
    </w:p>
    <w:p w:rsidR="00000000" w:rsidDel="00000000" w:rsidP="00000000" w:rsidRDefault="00000000" w:rsidRPr="00000000" w14:paraId="000004AF">
      <w:pPr>
        <w:pStyle w:val="Heading1"/>
        <w:rPr/>
      </w:pPr>
      <w:bookmarkStart w:colFirst="0" w:colLast="0" w:name="_21q0we3ulym2" w:id="21"/>
      <w:bookmarkEnd w:id="21"/>
      <w:r w:rsidDel="00000000" w:rsidR="00000000" w:rsidRPr="00000000">
        <w:rPr>
          <w:rtl w:val="0"/>
        </w:rPr>
        <w:t xml:space="preserve">Slides                               </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drawing>
          <wp:inline distB="114300" distT="114300" distL="114300" distR="114300">
            <wp:extent cx="6858000" cy="22225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858000" cy="2222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drawing>
          <wp:inline distB="114300" distT="114300" distL="114300" distR="114300">
            <wp:extent cx="6538913" cy="3151393"/>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538913" cy="3151393"/>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drawing>
          <wp:inline distB="114300" distT="114300" distL="114300" distR="114300">
            <wp:extent cx="6196013" cy="2917289"/>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196013" cy="2917289"/>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drawing>
          <wp:inline distB="114300" distT="114300" distL="114300" distR="114300">
            <wp:extent cx="6858000" cy="3136900"/>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858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drawing>
          <wp:inline distB="114300" distT="114300" distL="114300" distR="114300">
            <wp:extent cx="6858000" cy="28956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858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numPr>
          <w:ilvl w:val="0"/>
          <w:numId w:val="11"/>
        </w:numPr>
        <w:ind w:left="720" w:hanging="360"/>
        <w:rPr>
          <w:u w:val="none"/>
        </w:rPr>
      </w:pPr>
      <w:r w:rsidDel="00000000" w:rsidR="00000000" w:rsidRPr="00000000">
        <w:rPr>
          <w:rtl w:val="0"/>
        </w:rPr>
        <w:t xml:space="preserve">Hypothesis forming: Look at the data and come up with 3 or 4 questions, use visual data to answer the questions</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drawing>
          <wp:inline distB="114300" distT="114300" distL="114300" distR="114300">
            <wp:extent cx="6858000" cy="3276600"/>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numPr>
          <w:ilvl w:val="0"/>
          <w:numId w:val="12"/>
        </w:numPr>
        <w:ind w:left="720" w:hanging="360"/>
        <w:rPr>
          <w:u w:val="none"/>
        </w:rPr>
      </w:pPr>
      <w:r w:rsidDel="00000000" w:rsidR="00000000" w:rsidRPr="00000000">
        <w:rPr>
          <w:rtl w:val="0"/>
        </w:rPr>
        <w:t xml:space="preserve">Try to use Prophet somewhere</w:t>
      </w:r>
    </w:p>
    <w:p w:rsidR="00000000" w:rsidDel="00000000" w:rsidP="00000000" w:rsidRDefault="00000000" w:rsidRPr="00000000" w14:paraId="000004C1">
      <w:pPr>
        <w:numPr>
          <w:ilvl w:val="0"/>
          <w:numId w:val="12"/>
        </w:numPr>
        <w:ind w:left="720" w:hanging="360"/>
        <w:rPr>
          <w:u w:val="none"/>
        </w:rPr>
      </w:pPr>
      <w:r w:rsidDel="00000000" w:rsidR="00000000" w:rsidRPr="00000000">
        <w:rPr>
          <w:rtl w:val="0"/>
        </w:rPr>
        <w:t xml:space="preserve">2-3 visualizations per question</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drawing>
          <wp:inline distB="114300" distT="114300" distL="114300" distR="114300">
            <wp:extent cx="6858000" cy="3136900"/>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858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drawing>
          <wp:inline distB="114300" distT="114300" distL="114300" distR="114300">
            <wp:extent cx="6858000" cy="2743200"/>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85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numPr>
          <w:ilvl w:val="0"/>
          <w:numId w:val="13"/>
        </w:numPr>
        <w:ind w:left="720" w:hanging="360"/>
        <w:rPr>
          <w:u w:val="none"/>
        </w:rPr>
      </w:pPr>
      <w:r w:rsidDel="00000000" w:rsidR="00000000" w:rsidRPr="00000000">
        <w:rPr>
          <w:rtl w:val="0"/>
        </w:rPr>
        <w:t xml:space="preserve">Presentation is 30 points</w:t>
      </w:r>
    </w:p>
    <w:p w:rsidR="00000000" w:rsidDel="00000000" w:rsidP="00000000" w:rsidRDefault="00000000" w:rsidRPr="00000000" w14:paraId="000004CB">
      <w:pPr>
        <w:numPr>
          <w:ilvl w:val="0"/>
          <w:numId w:val="13"/>
        </w:numPr>
        <w:ind w:left="720" w:hanging="360"/>
        <w:rPr>
          <w:u w:val="none"/>
        </w:rPr>
      </w:pPr>
      <w:r w:rsidDel="00000000" w:rsidR="00000000" w:rsidRPr="00000000">
        <w:rPr>
          <w:rtl w:val="0"/>
        </w:rPr>
        <w:t xml:space="preserve">Don’t care about our code, what did we do</w:t>
      </w:r>
    </w:p>
    <w:p w:rsidR="00000000" w:rsidDel="00000000" w:rsidP="00000000" w:rsidRDefault="00000000" w:rsidRPr="00000000" w14:paraId="000004CC">
      <w:pPr>
        <w:numPr>
          <w:ilvl w:val="0"/>
          <w:numId w:val="13"/>
        </w:numPr>
        <w:ind w:left="720" w:hanging="360"/>
        <w:rPr>
          <w:u w:val="none"/>
        </w:rPr>
      </w:pPr>
      <w:r w:rsidDel="00000000" w:rsidR="00000000" w:rsidRPr="00000000">
        <w:rPr>
          <w:rtl w:val="0"/>
        </w:rPr>
        <w:t xml:space="preserve">Presentation time: 10 minutes</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drawing>
          <wp:inline distB="114300" distT="114300" distL="114300" distR="114300">
            <wp:extent cx="6858000" cy="2679700"/>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8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numPr>
          <w:ilvl w:val="0"/>
          <w:numId w:val="8"/>
        </w:numPr>
        <w:ind w:left="720" w:hanging="360"/>
        <w:rPr>
          <w:u w:val="none"/>
        </w:rPr>
      </w:pPr>
      <w:r w:rsidDel="00000000" w:rsidR="00000000" w:rsidRPr="00000000">
        <w:rPr>
          <w:rtl w:val="0"/>
        </w:rPr>
        <w:t xml:space="preserve">Create branch for each person, eventually push into main</w:t>
      </w:r>
    </w:p>
    <w:p w:rsidR="00000000" w:rsidDel="00000000" w:rsidP="00000000" w:rsidRDefault="00000000" w:rsidRPr="00000000" w14:paraId="000004D2">
      <w:pPr>
        <w:numPr>
          <w:ilvl w:val="0"/>
          <w:numId w:val="8"/>
        </w:numPr>
        <w:ind w:left="720" w:hanging="360"/>
        <w:rPr>
          <w:u w:val="none"/>
        </w:rPr>
      </w:pPr>
      <w:r w:rsidDel="00000000" w:rsidR="00000000" w:rsidRPr="00000000">
        <w:rPr>
          <w:rtl w:val="0"/>
        </w:rPr>
        <w:t xml:space="preserve">Main branch is only part that gets graded</w:t>
      </w:r>
    </w:p>
    <w:p w:rsidR="00000000" w:rsidDel="00000000" w:rsidP="00000000" w:rsidRDefault="00000000" w:rsidRPr="00000000" w14:paraId="000004D3">
      <w:pPr>
        <w:numPr>
          <w:ilvl w:val="0"/>
          <w:numId w:val="8"/>
        </w:numPr>
        <w:ind w:left="720" w:hanging="360"/>
        <w:rPr>
          <w:u w:val="none"/>
        </w:rPr>
      </w:pPr>
      <w:r w:rsidDel="00000000" w:rsidR="00000000" w:rsidRPr="00000000">
        <w:rPr>
          <w:rtl w:val="0"/>
        </w:rPr>
        <w:t xml:space="preserve">Don’t name your files the same thing - everyone include initials in file name</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drawing>
          <wp:inline distB="114300" distT="114300" distL="114300" distR="114300">
            <wp:extent cx="6858000" cy="2578100"/>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858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drawing>
          <wp:inline distB="114300" distT="114300" distL="114300" distR="114300">
            <wp:extent cx="6243638" cy="2731591"/>
            <wp:effectExtent b="0" l="0" r="0" t="0"/>
            <wp:docPr id="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243638" cy="2731591"/>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drawing>
          <wp:inline distB="114300" distT="114300" distL="114300" distR="114300">
            <wp:extent cx="6858000" cy="4152900"/>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858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drawing>
          <wp:inline distB="114300" distT="114300" distL="114300" distR="114300">
            <wp:extent cx="6858000" cy="3619500"/>
            <wp:effectExtent b="0" l="0" r="0" t="0"/>
            <wp:docPr id="1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858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drawing>
          <wp:inline distB="114300" distT="114300" distL="114300" distR="114300">
            <wp:extent cx="6858000" cy="3530600"/>
            <wp:effectExtent b="0" l="0" r="0" t="0"/>
            <wp:docPr id="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858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drawing>
          <wp:inline distB="114300" distT="114300" distL="114300" distR="114300">
            <wp:extent cx="6858000" cy="4178300"/>
            <wp:effectExtent b="0" l="0" r="0" t="0"/>
            <wp:docPr id="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858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drawing>
          <wp:inline distB="114300" distT="114300" distL="114300" distR="114300">
            <wp:extent cx="6376988" cy="3303634"/>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376988" cy="3303634"/>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drawing>
          <wp:inline distB="114300" distT="114300" distL="114300" distR="114300">
            <wp:extent cx="6858000" cy="3619500"/>
            <wp:effectExtent b="0" l="0" r="0" t="0"/>
            <wp:docPr id="1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858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drawing>
          <wp:inline distB="114300" distT="114300" distL="114300" distR="114300">
            <wp:extent cx="6858000" cy="3429000"/>
            <wp:effectExtent b="0" l="0" r="0" t="0"/>
            <wp:docPr id="11"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685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andon" w:id="4" w:date="2024-01-07T20:33:46Z">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Price Distribution Hypothesis: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Price Distribution in Denver, Boston, Nashville, and Portland had more listings in between $0 - $200. Portland has aggregated listings of 4,173 in between the pricing of $0 - $200. Boston has aggregated listings of 2306 in between the pricing of $0 - $200. Even though Portland has a highest listing among all cities, overall, Nashville has achieved the most listings and profits of 2023 with a total of 8,584. Denver is 2nd of most listings of 5,388. Even though Portland has more listings in a certain price range, both Nashville and Denver had retained earnings and listings throughout 2023.</w:t>
      </w:r>
    </w:p>
  </w:comment>
  <w:comment w:author="Jennifer Dahlgren" w:id="3" w:date="2023-12-28T01:09:05Z">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increase power of our analysis I suggest incorporating all data and using city more of an independent variable</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the by I am now using purple!</w:t>
      </w:r>
    </w:p>
  </w:comment>
  <w:comment w:author="Brandon" w:id="15" w:date="2024-01-03T16:36:35Z">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@jennifer.l.dahlgren@gmail.com @meredithmccanse@gmail.com  Have you tried working with importing csv, json, or excel files? Data manipulation? Data Visualization? At this point, we have already had two classes of brainstorming and should get to the part of creating the code. From reviewing the notes in the Google Docs Team Notes, at this point, there is confusion with all parties and we all need to collaborate on finalizing the actual code. Even though we have many great ideas, coding with specific files and formats is the next challenge.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this process easier, I did create the data manipulation and visualization of the existing code of the 2017 code that we agreed to use with columns that we are going to use the most. Not all Airbnb data for 2023 is updated and finalized even though we are 3 days in 2024. If we use both 2017 and 2023 data, there may be issues with reformatting and fitting in all information.</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 also create some hypotheses and other helpful information along with other helpful scientific and statistical data.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have any additional questions, please feel free to reach out to me.</w:t>
      </w:r>
    </w:p>
  </w:comment>
  <w:comment w:author="Sonja Baro" w:id="1" w:date="2024-01-03T23:46:55Z">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explore options to possibly fill the data?  I know one thing Anthony indicated is that it is preferred to not remove data if we can help it - there are different techniques for filling - using mean values etc - although I'm not saying that's the right way - just want to talk thru.  do we require all 7 to be filled or say let's neutralize the impact of that one factor by giving it a mean value, so we don't lose the others....</w:t>
      </w:r>
    </w:p>
  </w:comment>
  <w:comment w:author="Brandon" w:id="5" w:date="2023-12-23T20:52:51Z">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some thoughts, tools, and techniques</w:t>
      </w:r>
    </w:p>
  </w:comment>
  <w:comment w:author="Sonja Baro" w:id="6" w:date="2024-01-03T23:58:06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pulled this from chat GPT we will need to reference as a source -</w:t>
      </w:r>
    </w:p>
  </w:comment>
  <w:comment w:author="Brandon" w:id="7" w:date="2024-01-04T00:35:29Z">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reference from any source used. Only exception is the Open Soft Airbnb website since the developer released their rights.</w:t>
      </w:r>
    </w:p>
  </w:comment>
  <w:comment w:author="Meredith M" w:id="12" w:date="2024-01-02T15:45:14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helpful Jen, thanks for finding and sharing.  If we use 2023 data (see my section), this data dictionary I think is more closely aligned with 2023 data than the scraped 2017 data we started with.</w:t>
      </w:r>
    </w:p>
  </w:comment>
  <w:comment w:author="Jennifer Dahlgren" w:id="13" w:date="2024-01-03T16:16:46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@meredithmccanse@gmail.com yes I agree but I still do not understand why you did not use it as the primary source and add to it the updated information since it was the one given to us by the creators of the dataset?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next steps for the new data dictionary that you have created should we combine this information such as "type" and "description" as well as my notes?</w:t>
      </w:r>
    </w:p>
  </w:comment>
  <w:comment w:author="Meredith M" w:id="14" w:date="2024-01-04T01:13:23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Apologies @jennifer.l.dahlgren@gmail.com - when I looked at it here I didn't see your notes columns, I didn't mean to create a separate resource. Happy to stick with this one, and will add my notes here.</w:t>
      </w:r>
    </w:p>
  </w:comment>
  <w:comment w:author="Sonja Baro" w:id="9" w:date="2024-01-04T00:00:17Z">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Brandon - can we review the packages you're listing here to confirm their purpose- I get the math/pandas, numpy etc... but some are in here I don't know - like os and path?    would like to understand the why behind each.</w:t>
      </w:r>
    </w:p>
  </w:comment>
  <w:comment w:author="Brandon" w:id="10" w:date="2024-01-04T00:34:15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review today</w:t>
      </w:r>
    </w:p>
  </w:comment>
  <w:comment w:author="Brandon" w:id="0" w:date="2024-01-02T17:32:03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notes and created hypothesizes, graphs, columns to discuss, PowerPoint, etc. for next class to share</w:t>
      </w:r>
    </w:p>
  </w:comment>
  <w:comment w:author="Meredith M" w:id="8" w:date="2024-01-02T15:44:52Z">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Brandon, this is a really helpful resource, thank you.</w:t>
      </w:r>
    </w:p>
  </w:comment>
  <w:comment w:author="Brandon" w:id="2" w:date="2024-01-01T21:56:16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license info to verify. Per Creative Commons, " You can copy, modify, distribute and perform the work, even for commercial purposes, all without asking permission." https://creativecommons.org/publicdomain/zero/1.0/</w:t>
      </w:r>
    </w:p>
  </w:comment>
  <w:comment w:author="Brandon" w:id="11" w:date="2024-01-04T17:13:34Z">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Price Hypothesis: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price of a property is influenced by a combination of its location, size, and the host's level of engagement and experience. Properties in more desirable neighborhoods or with better host reviews may command higher prices. Additionally, larger properties or those with unique features (like special amenities or room types) could also lead to higher pricing." This hypothesis can be tested by analyzing the data to see if there's a correlation between these variables and the price.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www.aihr.com/blog/hr-data-sets-people-analytics/" TargetMode="External"/><Relationship Id="rId42" Type="http://schemas.openxmlformats.org/officeDocument/2006/relationships/image" Target="media/image18.png"/><Relationship Id="rId41" Type="http://schemas.openxmlformats.org/officeDocument/2006/relationships/image" Target="media/image9.png"/><Relationship Id="rId22" Type="http://schemas.openxmlformats.org/officeDocument/2006/relationships/hyperlink" Target="https://www.shrm.org/resourcesandtools/tools-and-samples/hr-forms/pages/turnover-data-by-industry-region-size.aspx" TargetMode="External"/><Relationship Id="rId21" Type="http://schemas.openxmlformats.org/officeDocument/2006/relationships/hyperlink" Target="https://www.aihr.com/blog/hr-data-sets-people-analytics/" TargetMode="External"/><Relationship Id="rId43" Type="http://schemas.openxmlformats.org/officeDocument/2006/relationships/image" Target="media/image17.png"/><Relationship Id="rId24" Type="http://schemas.openxmlformats.org/officeDocument/2006/relationships/hyperlink" Target="https://developer.spotify.com/documentation/web-api" TargetMode="External"/><Relationship Id="rId23" Type="http://schemas.openxmlformats.org/officeDocument/2006/relationships/hyperlink" Target="https://www.kaggle.com/code/hidayatzeb/hr-attrition-analysis-for-beginner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EsDRNp8q2Lk0we0nodQHWSRxPUuntn0hEqqBU-NtL20/edit#gid=1657741026" TargetMode="External"/><Relationship Id="rId26" Type="http://schemas.openxmlformats.org/officeDocument/2006/relationships/image" Target="media/image14.png"/><Relationship Id="rId25" Type="http://schemas.openxmlformats.org/officeDocument/2006/relationships/hyperlink" Target="https://www.airbnb.com/help/article/5/what-does-the-room-type-of-a-listing-mean" TargetMode="External"/><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hyperlink" Target="https://docs.google.com/presentation/d/17GM5uTyxJLzCg_lRaqT9b2IzwyCeK1Y-QrRTiDBBgus/edit#slide=id.g2ac28b1027f_1_135" TargetMode="External"/><Relationship Id="rId8" Type="http://schemas.openxmlformats.org/officeDocument/2006/relationships/hyperlink" Target="https://www.youtube.com/watch?v=qCXJBX72e-Y&amp;ab_channel=AnthonyTaylor" TargetMode="External"/><Relationship Id="rId31" Type="http://schemas.openxmlformats.org/officeDocument/2006/relationships/image" Target="media/image10.png"/><Relationship Id="rId30" Type="http://schemas.openxmlformats.org/officeDocument/2006/relationships/image" Target="media/image8.png"/><Relationship Id="rId11" Type="http://schemas.openxmlformats.org/officeDocument/2006/relationships/hyperlink" Target="http://insideairbnb.com/get-the-data/"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hyperlink" Target="https://docs.google.com/spreadsheets/d/1EsDRNp8q2Lk0we0nodQHWSRxPUuntn0hEqqBU-NtL20/edit#gid=1657741026&amp;fvid=1194744119" TargetMode="External"/><Relationship Id="rId35" Type="http://schemas.openxmlformats.org/officeDocument/2006/relationships/image" Target="media/image3.png"/><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hyperlink" Target="https://www.kaggle.com/datasets/marcosgarcia75/air-bnb-dataset" TargetMode="External"/><Relationship Id="rId37" Type="http://schemas.openxmlformats.org/officeDocument/2006/relationships/image" Target="media/image6.png"/><Relationship Id="rId14" Type="http://schemas.openxmlformats.org/officeDocument/2006/relationships/hyperlink" Target="https://public.opendatasoft.com/explore/dataset/airbnb-listings/information/" TargetMode="External"/><Relationship Id="rId36" Type="http://schemas.openxmlformats.org/officeDocument/2006/relationships/image" Target="media/image11.png"/><Relationship Id="rId17" Type="http://schemas.openxmlformats.org/officeDocument/2006/relationships/hyperlink" Target="https://www.kaggle.com/datasets/pavansubhasht/ibm-hr-analytics-attrition-dataset" TargetMode="External"/><Relationship Id="rId39" Type="http://schemas.openxmlformats.org/officeDocument/2006/relationships/image" Target="media/image7.png"/><Relationship Id="rId16" Type="http://schemas.openxmlformats.org/officeDocument/2006/relationships/hyperlink" Target="https://www.kaggle.com/datasets/airbnb/seattle/data" TargetMode="External"/><Relationship Id="rId38" Type="http://schemas.openxmlformats.org/officeDocument/2006/relationships/image" Target="media/image16.png"/><Relationship Id="rId19" Type="http://schemas.openxmlformats.org/officeDocument/2006/relationships/hyperlink" Target="https://www.kaggle.com/datasets/jpmiller/employee-attrition-for-healthcare" TargetMode="External"/><Relationship Id="rId18" Type="http://schemas.openxmlformats.org/officeDocument/2006/relationships/hyperlink" Target="https://www.kaggle.com/datasets/henryshan/2023-data-scientists-sal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